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B9D21" w14:textId="77777777" w:rsidR="00F07212" w:rsidRDefault="0042037A">
      <w:pPr>
        <w:pStyle w:val="papertitle"/>
      </w:pPr>
      <w:r>
        <w:t>A Modular Energy-</w:t>
      </w:r>
      <w:proofErr w:type="spellStart"/>
      <w:r>
        <w:t>Minimising</w:t>
      </w:r>
      <w:proofErr w:type="spellEnd"/>
      <w:r>
        <w:t xml:space="preserve"> Economic MPC for a Single-Stage SAG Grinding Mill: Decoupling Mill Control from Plant-Wide Economics</w:t>
      </w:r>
    </w:p>
    <w:p w14:paraId="4D37D5F3" w14:textId="77777777" w:rsidR="00F07212" w:rsidRDefault="00F07212">
      <w:pPr>
        <w:spacing w:line="14" w:lineRule="exact"/>
        <w:rPr>
          <w:sz w:val="2"/>
        </w:rPr>
        <w:sectPr w:rsidR="00F07212">
          <w:footerReference w:type="even" r:id="rId8"/>
          <w:footerReference w:type="default" r:id="rId9"/>
          <w:footerReference w:type="first" r:id="rId10"/>
          <w:pgSz w:w="11906" w:h="16838"/>
          <w:pgMar w:top="540" w:right="893" w:bottom="1440" w:left="893" w:header="0" w:footer="720" w:gutter="0"/>
          <w:cols w:space="720"/>
          <w:formProt w:val="0"/>
          <w:titlePg/>
          <w:docGrid w:linePitch="360" w:charSpace="8192"/>
        </w:sectPr>
      </w:pPr>
    </w:p>
    <w:p w14:paraId="7217B8BF" w14:textId="77777777" w:rsidR="00F07212" w:rsidRDefault="0042037A">
      <w:pPr>
        <w:pStyle w:val="Author"/>
      </w:pPr>
      <w:r>
        <w:t>Batbold Sangi</w:t>
      </w:r>
      <w:r>
        <w:rPr>
          <w:sz w:val="18"/>
          <w:szCs w:val="18"/>
        </w:rPr>
        <w:br/>
      </w:r>
      <w:r>
        <w:rPr>
          <w:i/>
          <w:iCs/>
          <w:sz w:val="18"/>
          <w:szCs w:val="18"/>
        </w:rPr>
        <w:t>WA School of Mines</w:t>
      </w:r>
      <w:r>
        <w:rPr>
          <w:sz w:val="18"/>
          <w:szCs w:val="18"/>
        </w:rPr>
        <w:br/>
      </w:r>
      <w:r>
        <w:rPr>
          <w:i/>
          <w:iCs/>
          <w:sz w:val="18"/>
          <w:szCs w:val="18"/>
        </w:rPr>
        <w:t>Curtin University</w:t>
      </w:r>
      <w:r>
        <w:rPr>
          <w:sz w:val="18"/>
          <w:szCs w:val="18"/>
        </w:rPr>
        <w:br/>
        <w:t>Perth, Australia</w:t>
      </w:r>
      <w:r>
        <w:rPr>
          <w:sz w:val="18"/>
          <w:szCs w:val="18"/>
        </w:rPr>
        <w:br/>
      </w:r>
      <w:r>
        <w:rPr>
          <w:sz w:val="16"/>
          <w:szCs w:val="16"/>
        </w:rPr>
        <w:t>batbold.sangi@postgrad.curtin.edu.au</w:t>
      </w:r>
    </w:p>
    <w:p w14:paraId="13175FB1" w14:textId="77777777" w:rsidR="00F07212" w:rsidRDefault="0042037A">
      <w:pPr>
        <w:pStyle w:val="Author"/>
      </w:pPr>
      <w:r>
        <w:br w:type="column"/>
      </w:r>
      <w:r>
        <w:t xml:space="preserve">Agus </w:t>
      </w:r>
      <w:proofErr w:type="spellStart"/>
      <w:r>
        <w:t>Saptoro</w:t>
      </w:r>
      <w:proofErr w:type="spellEnd"/>
      <w:r>
        <w:rPr>
          <w:sz w:val="18"/>
          <w:szCs w:val="18"/>
        </w:rPr>
        <w:br/>
      </w:r>
      <w:r>
        <w:rPr>
          <w:i/>
          <w:iCs/>
          <w:sz w:val="18"/>
          <w:szCs w:val="18"/>
        </w:rPr>
        <w:t>WA School of Mines</w:t>
      </w:r>
      <w:r>
        <w:rPr>
          <w:sz w:val="18"/>
          <w:szCs w:val="18"/>
        </w:rPr>
        <w:br/>
      </w:r>
      <w:r>
        <w:rPr>
          <w:i/>
          <w:iCs/>
          <w:sz w:val="18"/>
          <w:szCs w:val="18"/>
        </w:rPr>
        <w:t>Curtin University</w:t>
      </w:r>
      <w:r>
        <w:rPr>
          <w:sz w:val="18"/>
          <w:szCs w:val="18"/>
        </w:rPr>
        <w:br/>
        <w:t>Kalgoorlie, Australia</w:t>
      </w:r>
      <w:r>
        <w:rPr>
          <w:sz w:val="18"/>
          <w:szCs w:val="18"/>
        </w:rPr>
        <w:br/>
      </w:r>
      <w:r>
        <w:rPr>
          <w:sz w:val="16"/>
          <w:szCs w:val="16"/>
        </w:rPr>
        <w:t>agus.saptoro@curtin.edu.au</w:t>
      </w:r>
    </w:p>
    <w:p w14:paraId="02BEB6C9" w14:textId="77777777" w:rsidR="00F07212" w:rsidRDefault="0042037A">
      <w:pPr>
        <w:pStyle w:val="Author"/>
      </w:pPr>
      <w:r>
        <w:br w:type="column"/>
      </w:r>
      <w:r>
        <w:t>Laurence Dyer</w:t>
      </w:r>
      <w:r>
        <w:rPr>
          <w:sz w:val="18"/>
          <w:szCs w:val="18"/>
        </w:rPr>
        <w:br/>
      </w:r>
      <w:r>
        <w:rPr>
          <w:i/>
          <w:iCs/>
          <w:sz w:val="18"/>
          <w:szCs w:val="18"/>
        </w:rPr>
        <w:t>WA School of Mines</w:t>
      </w:r>
      <w:r>
        <w:rPr>
          <w:sz w:val="18"/>
          <w:szCs w:val="18"/>
        </w:rPr>
        <w:br/>
      </w:r>
      <w:r>
        <w:rPr>
          <w:i/>
          <w:iCs/>
          <w:sz w:val="18"/>
          <w:szCs w:val="18"/>
        </w:rPr>
        <w:t>Curtin University</w:t>
      </w:r>
      <w:r>
        <w:rPr>
          <w:sz w:val="18"/>
          <w:szCs w:val="18"/>
        </w:rPr>
        <w:br/>
        <w:t>Kalgoorlie, Australia</w:t>
      </w:r>
      <w:r>
        <w:rPr>
          <w:sz w:val="18"/>
          <w:szCs w:val="18"/>
        </w:rPr>
        <w:br/>
      </w:r>
      <w:r>
        <w:rPr>
          <w:sz w:val="16"/>
          <w:szCs w:val="16"/>
        </w:rPr>
        <w:t>laurence.dyer@curtin.edu.au</w:t>
      </w:r>
    </w:p>
    <w:p w14:paraId="6976FA4F" w14:textId="7346B409" w:rsidR="00F07212" w:rsidRDefault="0042037A">
      <w:pPr>
        <w:pStyle w:val="Author"/>
      </w:pPr>
      <w:r>
        <w:br w:type="column"/>
      </w:r>
      <w:r>
        <w:t xml:space="preserve">Moses O. </w:t>
      </w:r>
      <w:proofErr w:type="spellStart"/>
      <w:r>
        <w:t>Tadé</w:t>
      </w:r>
      <w:proofErr w:type="spellEnd"/>
      <w:r>
        <w:rPr>
          <w:sz w:val="18"/>
          <w:szCs w:val="18"/>
        </w:rPr>
        <w:br/>
      </w:r>
      <w:r>
        <w:rPr>
          <w:i/>
          <w:iCs/>
          <w:sz w:val="18"/>
          <w:szCs w:val="18"/>
        </w:rPr>
        <w:t>WA School of Mines</w:t>
      </w:r>
      <w:r>
        <w:rPr>
          <w:sz w:val="18"/>
          <w:szCs w:val="18"/>
        </w:rPr>
        <w:br/>
      </w:r>
      <w:r>
        <w:rPr>
          <w:i/>
          <w:iCs/>
          <w:sz w:val="18"/>
          <w:szCs w:val="18"/>
        </w:rPr>
        <w:t>Curtin University</w:t>
      </w:r>
      <w:r>
        <w:rPr>
          <w:sz w:val="18"/>
          <w:szCs w:val="18"/>
        </w:rPr>
        <w:br/>
        <w:t>Perth, Australia</w:t>
      </w:r>
      <w:r>
        <w:rPr>
          <w:sz w:val="18"/>
          <w:szCs w:val="18"/>
        </w:rPr>
        <w:br/>
      </w:r>
      <w:r>
        <w:rPr>
          <w:sz w:val="16"/>
          <w:szCs w:val="16"/>
        </w:rPr>
        <w:t>m.o.tade@curtin.edu.au</w:t>
      </w:r>
    </w:p>
    <w:p w14:paraId="146D98DF" w14:textId="77777777" w:rsidR="00F07212" w:rsidRDefault="00F07212">
      <w:pPr>
        <w:spacing w:line="14" w:lineRule="exact"/>
        <w:rPr>
          <w:sz w:val="2"/>
        </w:rPr>
        <w:sectPr w:rsidR="00F07212">
          <w:type w:val="continuous"/>
          <w:pgSz w:w="11906" w:h="16838"/>
          <w:pgMar w:top="540" w:right="893" w:bottom="1440" w:left="893" w:header="0" w:footer="720" w:gutter="0"/>
          <w:cols w:num="4" w:space="240"/>
          <w:formProt w:val="0"/>
          <w:titlePg/>
          <w:docGrid w:linePitch="360" w:charSpace="8192"/>
        </w:sectPr>
      </w:pPr>
    </w:p>
    <w:p w14:paraId="4B8E6A45" w14:textId="6E8678C1" w:rsidR="00F07212" w:rsidRDefault="0042037A">
      <w:pPr>
        <w:pStyle w:val="Abstract"/>
      </w:pPr>
      <w:r>
        <w:rPr>
          <w:i/>
          <w:iCs/>
        </w:rPr>
        <w:t>Abstract</w:t>
      </w:r>
      <w:r>
        <w:t xml:space="preserve">—Grinding has been acknowledged as the largest energy consumer in a mineral concentrator. Consequently, the selection of an economic objective for a semi-autogenous grinding (SAG) mill controller matters both economically and structurally. This paper compares the two objective candidates, profit </w:t>
      </w:r>
      <w:proofErr w:type="spellStart"/>
      <w:r>
        <w:t>maximisation</w:t>
      </w:r>
      <w:proofErr w:type="spellEnd"/>
      <w:r>
        <w:t xml:space="preserve"> and energy </w:t>
      </w:r>
      <w:proofErr w:type="spellStart"/>
      <w:r>
        <w:t>minimisation</w:t>
      </w:r>
      <w:proofErr w:type="spellEnd"/>
      <w:r>
        <w:t xml:space="preserve">, across three supervisory architectures on a single-stage SAG circuit. The benchmarked </w:t>
      </w:r>
      <w:proofErr w:type="gramStart"/>
      <w:r>
        <w:t>architectures comprise</w:t>
      </w:r>
      <w:proofErr w:type="gramEnd"/>
      <w:r>
        <w:t xml:space="preserve"> classical steady-state RTO over three PI loops (SSRTO+3PI, the industrial reference), a two-layer economic MPC, and a single-layer economic MPC. All six combinations were run on identical synthetic ore-hardness </w:t>
      </w:r>
      <w:proofErr w:type="spellStart"/>
      <w:r>
        <w:t>realisations</w:t>
      </w:r>
      <w:proofErr w:type="spellEnd"/>
      <w:r>
        <w:t xml:space="preserve">, an identical product-size floor, and a common augmented extended Kalman filter over a </w:t>
      </w:r>
      <w:proofErr w:type="gramStart"/>
      <w:r>
        <w:t>218 h</w:t>
      </w:r>
      <w:proofErr w:type="gramEnd"/>
      <w:r>
        <w:t xml:space="preserve"> transient protocol. In </w:t>
      </w:r>
      <w:proofErr w:type="gramStart"/>
      <w:r>
        <w:t>the literature</w:t>
      </w:r>
      <w:proofErr w:type="gramEnd"/>
      <w:r>
        <w:t xml:space="preserve">, such a like-for-like comparison is rarely attempted. Published architectures each come with their own model, estimator, constraint set and tuning, and thus reported differences confound the control structure with its configuration. Two results stand out. First, at a matched product-size floor, the specific energy of all architectures and both </w:t>
      </w:r>
      <w:proofErr w:type="gramStart"/>
      <w:r>
        <w:t>objectives</w:t>
      </w:r>
      <w:proofErr w:type="gramEnd"/>
      <w:r>
        <w:t xml:space="preserve"> clusters within about two percent. It follows the ore-hardness disturbance. A well-chosen </w:t>
      </w:r>
      <w:proofErr w:type="spellStart"/>
      <w:r>
        <w:t>optimisation</w:t>
      </w:r>
      <w:proofErr w:type="spellEnd"/>
      <w:r>
        <w:t xml:space="preserve"> reaches the achievable SEC. The SEC is set by the ore hardness and the quality floor instead of the architecture or the objective. Second, both objectives reach the same specific energy. Profit </w:t>
      </w:r>
      <w:proofErr w:type="spellStart"/>
      <w:r>
        <w:t>optimisation</w:t>
      </w:r>
      <w:proofErr w:type="spellEnd"/>
      <w:r>
        <w:t xml:space="preserve"> suits the plant-wide level, and energy </w:t>
      </w:r>
      <w:proofErr w:type="spellStart"/>
      <w:r>
        <w:t>minimisation</w:t>
      </w:r>
      <w:proofErr w:type="spellEnd"/>
      <w:r>
        <w:t xml:space="preserve"> suits the SAG mill level. Energy </w:t>
      </w:r>
      <w:proofErr w:type="spellStart"/>
      <w:r>
        <w:t>minimisation</w:t>
      </w:r>
      <w:proofErr w:type="spellEnd"/>
      <w:r>
        <w:t xml:space="preserve"> avoids saturated feed and speed, keeps the mill near its safer lower limits, and supports operator derating. Through the feed-demand and product-size interface it gives the mill full modularity. As a result, the SAG controller does not implement the economic </w:t>
      </w:r>
      <w:proofErr w:type="spellStart"/>
      <w:r>
        <w:t>optimisation</w:t>
      </w:r>
      <w:proofErr w:type="spellEnd"/>
      <w:r>
        <w:t xml:space="preserve"> of the other circuits. Among the architectures, the two-layer EMPC combines smooth actuation with about a third less computational load than that of the single-layer EMPC, making it a preferable candidate. This study includes early-stage results on a synthetic plant, obtained within a deliberately contained simulation set-up. Calibration against operating plant data is ongoing and will be reported </w:t>
      </w:r>
      <w:proofErr w:type="gramStart"/>
      <w:r>
        <w:t>in the near future</w:t>
      </w:r>
      <w:proofErr w:type="gramEnd"/>
      <w:r>
        <w:t>.</w:t>
      </w:r>
    </w:p>
    <w:p w14:paraId="318FA8F1" w14:textId="77777777" w:rsidR="00F07212" w:rsidRDefault="0042037A">
      <w:pPr>
        <w:pStyle w:val="Keywords"/>
      </w:pPr>
      <w:r>
        <w:rPr>
          <w:iCs/>
        </w:rPr>
        <w:t xml:space="preserve">Keywords—economic MPC, real-time </w:t>
      </w:r>
      <w:proofErr w:type="spellStart"/>
      <w:r>
        <w:rPr>
          <w:iCs/>
        </w:rPr>
        <w:t>optimisation</w:t>
      </w:r>
      <w:proofErr w:type="spellEnd"/>
      <w:r>
        <w:rPr>
          <w:iCs/>
        </w:rPr>
        <w:t>, SAG mill, comminution, specific energy, plant-wide control</w:t>
      </w:r>
    </w:p>
    <w:p w14:paraId="6F50F127" w14:textId="77777777" w:rsidR="00F07212" w:rsidRDefault="0042037A">
      <w:pPr>
        <w:pStyle w:val="Heading1"/>
      </w:pPr>
      <w:r>
        <w:t>Introduction</w:t>
      </w:r>
    </w:p>
    <w:p w14:paraId="0F404993" w14:textId="77777777" w:rsidR="00F07212" w:rsidRDefault="0042037A">
      <w:pPr>
        <w:pStyle w:val="BodyText"/>
      </w:pPr>
      <w:r>
        <w:t>Comminution, the crushing and grinding of ore, is the most energy-intensive stage of mineral processing. Grinding alone can account for roughly half of a concentrator’s operating cost, and comminution consumes on the order of a few percent of global electricity. Any systematic reduction in specific energy consumption (SEC, in kWh per tonne) therefore has both an economic and an emissions payoff, as recent industrial trials confirm [7], [9].</w:t>
      </w:r>
    </w:p>
    <w:p w14:paraId="30534F2A" w14:textId="77777777" w:rsidR="00F07212" w:rsidRDefault="0042037A">
      <w:pPr>
        <w:pStyle w:val="BodyText"/>
      </w:pPr>
      <w:r>
        <w:t>A semi-autogenous grinding (SAG) mill is difficult to operate near its economic optimum because it rarely settles. Ore hardness drifts on an hour-to-shift timescale, feed-size distribution varies, and liner wear changes the mill geometry over weeks. This operating reality motivates economic model predictive control (EMPC). EMPC embeds the process economics directly in a receding-horizon optimisation. It can therefore track a moving optimum during transients, rather than waiting for the plant to settle as a classical real-time optimiser (RTO) must.</w:t>
      </w:r>
    </w:p>
    <w:p w14:paraId="0710D208" w14:textId="77777777" w:rsidR="00F07212" w:rsidRDefault="0042037A">
      <w:pPr>
        <w:pStyle w:val="BodyText"/>
      </w:pPr>
      <w:r>
        <w:t xml:space="preserve">The way a supervisory layer decides the economically best operating point spans a well-known continuum. It runs from steady-state RTO (SSRTO) to EMPC, where the economic objective is folded into the regulatory controller itself [5], [6]. Published EMPC studies of grinding circuits, however, mostly share one design choice, although modified profit cost functions have also been tried [3]. This paper revisits that choice and benchmarks a pure energy cost function against it. Their economic objective is a plant-wide net smelter </w:t>
      </w:r>
      <w:ins w:id="0" w:author="Batbold Sangi (v5)" w:date="2026-08-05T12:00:00Z" w16du:dateUtc="2026-08-05T04:00:00Z">
        <w:r>
          <w:t>return, a revenue</w:t>
        </w:r>
      </w:ins>
      <w:del w:id="1" w:author="Batbold Sangi (v5)" w:date="2026-08-05T12:00:00Z" w16du:dateUtc="2026-08-05T04:00:00Z">
        <w:r>
          <w:delText>return. It is a revenue</w:delText>
        </w:r>
      </w:del>
      <w:r>
        <w:t xml:space="preserve"> term built from the downstream flotation concentrate mass flow, its grade and the metal price, minus operating cost [2], [3]. Embedding downstream economics in the mill controller couples it to a calibrated flotation model, a specific ore body and a specific market state. The controller must then be re-identified whenever any of these change [8]. In the most directly comparable study [3], the coupled objective was compared only at steady state.</w:t>
      </w:r>
    </w:p>
    <w:p w14:paraId="2B56333B" w14:textId="77777777" w:rsidR="00F07212" w:rsidRDefault="0042037A">
      <w:pPr>
        <w:pStyle w:val="BodyText"/>
      </w:pPr>
      <w:r>
        <w:t>This paper adopts the opposite separation and makes two contributions. First, we argue and demonstrate that on a single-stage SAG mill the revenue term dominates. Electricity cost is a small fraction of revenue, so a profit-maximising objective has no interior optimum. It drives the feed rate and mill speed to their upper limits and holds them there. We therefore propose a modular, mill-specific objective. It minimises specific energy alone, subject to a product-size floor and a throughput demand supplied by a higher-level plant-wide economic optimisation [2]. This interface decouples the mill controller from downstream economics and makes it portable across ore bodies and plants. Second, we report a like-for-like simulation benchmark of the supervisory continuum. All architectures run on a common reduced-order plant, under a common transient scenario, with common tuning. They can therefore be compared fairly on the metric that matters, specific energy.</w:t>
      </w:r>
      <w:del w:id="2" w:author="Batbold Sangi (v5)" w:date="2026-08-05T12:00:00Z" w16du:dateUtc="2026-08-05T04:00:00Z">
        <w:r>
          <w:delText xml:space="preserve"> The results are preliminary and obtained on a synthetic plant.</w:delText>
        </w:r>
      </w:del>
      <w:r>
        <w:t xml:space="preserve"> The value here is the fair comparison and the modular formulation, not a plant-certified saving.</w:t>
      </w:r>
    </w:p>
    <w:p w14:paraId="24F82C5C" w14:textId="77777777" w:rsidR="00F07212" w:rsidRDefault="0042037A">
      <w:pPr>
        <w:pStyle w:val="Heading1"/>
      </w:pPr>
      <w:r>
        <w:lastRenderedPageBreak/>
        <w:t>Circuit and Reduced-Order Model</w:t>
      </w:r>
    </w:p>
    <w:p w14:paraId="5FCA9BAA" w14:textId="77777777" w:rsidR="00F07212" w:rsidRDefault="0042037A">
      <w:pPr>
        <w:pStyle w:val="BodyText"/>
      </w:pPr>
      <w:r>
        <w:t xml:space="preserve">All controllers act on the same simulated plant. It is a single-stage closed grinding circuit consisting of a SAG mill, a sump, and a </w:t>
      </w:r>
      <w:proofErr w:type="spellStart"/>
      <w:r>
        <w:t>hydrocyclone</w:t>
      </w:r>
      <w:proofErr w:type="spellEnd"/>
      <w:r>
        <w:t xml:space="preserve"> (Fig. 1). The plant dynamics follow the reduced-order, control-oriented Hulbert model</w:t>
      </w:r>
      <w:ins w:id="3" w:author="Batbold Sangi (v5)" w:date="2026-08-05T12:00:00Z" w16du:dateUtc="2026-08-05T04:00:00Z">
        <w:r>
          <w:t xml:space="preserve"> in its single-stage SAG configuration</w:t>
        </w:r>
      </w:ins>
      <w:del w:id="4" w:author="Batbold Sangi (v5)" w:date="2026-08-05T12:00:00Z" w16du:dateUtc="2026-08-05T04:00:00Z">
        <w:r>
          <w:delText>, in the single-stage SAG configuration analysed and validated by le Roux and co-authors</w:delText>
        </w:r>
      </w:del>
      <w:r>
        <w:t xml:space="preserve"> [1]. The model lumps the size structure of the charge into rocks, solids and fines and adds water and ball hold-ups. This gives eight nonlinear states.</w:t>
      </w:r>
      <w:del w:id="5" w:author="Batbold Sangi (v5)" w:date="2026-08-05T12:00:00Z" w16du:dateUtc="2026-08-05T04:00:00Z">
        <w:r>
          <w:delText xml:space="preserve"> Five sit in the mill (water, solids, fines, rocks and balls) and three in the sump (water, solids and fines).</w:delText>
        </w:r>
      </w:del>
    </w:p>
    <w:p w14:paraId="7AC2A537" w14:textId="77777777" w:rsidR="00F07212" w:rsidRDefault="0042037A">
      <w:pPr>
        <w:pStyle w:val="BodyText"/>
      </w:pPr>
      <w:r>
        <w:t xml:space="preserve">The manipulated variables (MVs) are the mill feed solids MFS (t/h), the cyclone feed flow CFF, the sump feed water SFW, and </w:t>
      </w:r>
      <w:ins w:id="6" w:author="Batbold Sangi (v5)" w:date="2026-08-05T12:00:00Z" w16du:dateUtc="2026-08-05T04:00:00Z">
        <w:r>
          <w:t xml:space="preserve">the mill speed </w:t>
        </w:r>
        <w:proofErr w:type="spellStart"/>
        <w:r>
          <w:rPr>
            <w:i/>
            <w:iCs/>
          </w:rPr>
          <w:t>φ</w:t>
        </w:r>
        <w:r>
          <w:rPr>
            <w:i/>
            <w:iCs/>
            <w:vertAlign w:val="subscript"/>
          </w:rPr>
          <w:t>c</w:t>
        </w:r>
        <w:proofErr w:type="spellEnd"/>
        <w:r>
          <w:t>, the fraction of critical speed. Mill</w:t>
        </w:r>
      </w:ins>
      <w:del w:id="7" w:author="Batbold Sangi (v5)" w:date="2026-08-05T12:00:00Z" w16du:dateUtc="2026-08-05T04:00:00Z">
        <w:r>
          <w:delText>the fractional mill speed. Mill</w:delText>
        </w:r>
      </w:del>
      <w:r>
        <w:t xml:space="preserve"> speed is a manipulated variable</w:t>
      </w:r>
      <w:del w:id="8" w:author="Batbold Sangi (v5)" w:date="2026-08-05T12:00:00Z" w16du:dateUtc="2026-08-05T04:00:00Z">
        <w:r>
          <w:delText xml:space="preserve"> rather than a fixed parameter</w:delText>
        </w:r>
      </w:del>
      <w:r>
        <w:t>, giving the optimiser a fourth degree of freedom. The controlled variables (CVs) are the mill charge filling JT, the sump slurry volume SVOL, and the product particle-size estimate PSE. PSE is the fraction of cyclone-overflow product finer than 75 microns.</w:t>
      </w:r>
      <w:del w:id="9" w:author="Batbold Sangi (v5)" w:date="2026-08-05T12:00:00Z" w16du:dateUtc="2026-08-05T04:00:00Z">
        <w:r>
          <w:delText xml:space="preserve"> Mill power draw is a monitored output with a parabolic dependence on charge and rheology. Grinding is power-driven in this model. Fines production is proportional to mill power through a specific-energy parameter. That parameter is exactly the physical lever an energy-minimising objective trades against product fineness.</w:delText>
        </w:r>
      </w:del>
    </w:p>
    <w:p w14:paraId="2B3BC81A" w14:textId="77777777" w:rsidR="001C27FF" w:rsidRDefault="00000000">
      <w:pPr>
        <w:pStyle w:val="BodyText"/>
        <w:rPr>
          <w:ins w:id="10" w:author="Batbold Sangi (v5)" w:date="2026-08-05T12:00:00Z" w16du:dateUtc="2026-08-05T04:00:00Z"/>
        </w:rPr>
      </w:pPr>
      <w:ins w:id="11" w:author="Batbold Sangi (v5)" w:date="2026-08-05T12:00:00Z" w16du:dateUtc="2026-08-05T04:00:00Z">
        <w:r>
          <w:t>The governing equations follow the single-stage form of [1]. Population volume balances describe the mill hold-ups of water, solids, rocks and fines (m</w:t>
        </w:r>
        <w:r>
          <w:rPr>
            <w:vertAlign w:val="superscript"/>
          </w:rPr>
          <w:t>3</w:t>
        </w:r>
        <w:r>
          <w:t>):</w:t>
        </w:r>
      </w:ins>
    </w:p>
    <w:p w14:paraId="2F786796" w14:textId="77777777" w:rsidR="001C27FF" w:rsidRDefault="00000000">
      <w:pPr>
        <w:pStyle w:val="equation"/>
        <w:tabs>
          <w:tab w:val="clear" w:pos="2520"/>
          <w:tab w:val="clear" w:pos="5040"/>
          <w:tab w:val="center" w:pos="2340"/>
          <w:tab w:val="right" w:pos="4880"/>
        </w:tabs>
        <w:rPr>
          <w:ins w:id="12" w:author="Batbold Sangi (v5)" w:date="2026-08-05T12:00:00Z" w16du:dateUtc="2026-08-05T04:00:00Z"/>
          <w:rFonts w:hint="eastAsia"/>
        </w:rPr>
      </w:pPr>
      <w:ins w:id="13" w:author="Batbold Sangi (v5)" w:date="2026-08-05T12:00:00Z" w16du:dateUtc="2026-08-05T04:00:00Z">
        <w:r>
          <w:rPr>
            <w:rFonts w:ascii="Times New Roman" w:hAnsi="Times New Roman"/>
          </w:rPr>
          <w:tab/>
        </w:r>
      </w:ins>
      <m:oMath>
        <m:sSub>
          <m:sSubPr>
            <m:ctrlPr>
              <w:rPr>
                <w:rFonts w:ascii="Cambria Math" w:hAnsi="Cambria Math"/>
              </w:rPr>
            </m:ctrlPr>
          </m:sSubPr>
          <m:e>
            <m:acc>
              <m:accPr>
                <m:chr m:val="̇"/>
                <m:ctrlPr>
                  <w:rPr>
                    <w:rFonts w:ascii="Cambria Math" w:hAnsi="Cambria Math"/>
                  </w:rPr>
                </m:ctrlPr>
              </m:accPr>
              <m:e>
                <m:r>
                  <w:ins w:id="14" w:author="Batbold Sangi (v5)" w:date="2026-08-05T12:00:00Z" w16du:dateUtc="2026-08-05T04:00:00Z">
                    <w:rPr>
                      <w:rFonts w:ascii="Cambria Math" w:hAnsi="Cambria Math"/>
                    </w:rPr>
                    <m:t>X</m:t>
                  </w:ins>
                </m:r>
              </m:e>
            </m:acc>
          </m:e>
          <m:sub>
            <m:r>
              <w:ins w:id="15" w:author="Batbold Sangi (v5)" w:date="2026-08-05T12:00:00Z" w16du:dateUtc="2026-08-05T04:00:00Z">
                <w:rPr>
                  <w:rFonts w:ascii="Cambria Math" w:hAnsi="Cambria Math"/>
                </w:rPr>
                <m:t>mw</m:t>
              </w:ins>
            </m:r>
          </m:sub>
        </m:sSub>
        <m:r>
          <w:ins w:id="16" w:author="Batbold Sangi (v5)" w:date="2026-08-05T12:00:00Z" w16du:dateUtc="2026-08-05T04:00:00Z">
            <m:rPr>
              <m:sty m:val="p"/>
            </m:rPr>
            <w:rPr>
              <w:rFonts w:ascii="Cambria Math" w:hAnsi="Cambria Math"/>
            </w:rPr>
            <m:t>=MIW+</m:t>
          </w:ins>
        </m:r>
        <m:sSub>
          <m:sSubPr>
            <m:ctrlPr>
              <w:rPr>
                <w:rFonts w:ascii="Cambria Math" w:hAnsi="Cambria Math"/>
              </w:rPr>
            </m:ctrlPr>
          </m:sSubPr>
          <m:e>
            <m:r>
              <w:ins w:id="17" w:author="Batbold Sangi (v5)" w:date="2026-08-05T12:00:00Z" w16du:dateUtc="2026-08-05T04:00:00Z">
                <w:rPr>
                  <w:rFonts w:ascii="Cambria Math" w:hAnsi="Cambria Math"/>
                </w:rPr>
                <m:t>V</m:t>
              </w:ins>
            </m:r>
          </m:e>
          <m:sub>
            <m:r>
              <w:ins w:id="18" w:author="Batbold Sangi (v5)" w:date="2026-08-05T12:00:00Z" w16du:dateUtc="2026-08-05T04:00:00Z">
                <w:rPr>
                  <w:rFonts w:ascii="Cambria Math" w:hAnsi="Cambria Math"/>
                </w:rPr>
                <m:t>cwu</m:t>
              </w:ins>
            </m:r>
          </m:sub>
        </m:sSub>
        <m:r>
          <w:ins w:id="19" w:author="Batbold Sangi (v5)" w:date="2026-08-05T12:00:00Z" w16du:dateUtc="2026-08-05T04:00:00Z">
            <m:rPr>
              <m:sty m:val="p"/>
            </m:rPr>
            <w:rPr>
              <w:rFonts w:ascii="Cambria Math" w:hAnsi="Cambria Math"/>
            </w:rPr>
            <m:t>-</m:t>
          </w:ins>
        </m:r>
        <m:sSub>
          <m:sSubPr>
            <m:ctrlPr>
              <w:rPr>
                <w:rFonts w:ascii="Cambria Math" w:hAnsi="Cambria Math"/>
              </w:rPr>
            </m:ctrlPr>
          </m:sSubPr>
          <m:e>
            <m:r>
              <w:ins w:id="20" w:author="Batbold Sangi (v5)" w:date="2026-08-05T12:00:00Z" w16du:dateUtc="2026-08-05T04:00:00Z">
                <w:rPr>
                  <w:rFonts w:ascii="Cambria Math" w:hAnsi="Cambria Math"/>
                </w:rPr>
                <m:t>V</m:t>
              </w:ins>
            </m:r>
          </m:e>
          <m:sub>
            <m:r>
              <w:ins w:id="21" w:author="Batbold Sangi (v5)" w:date="2026-08-05T12:00:00Z" w16du:dateUtc="2026-08-05T04:00:00Z">
                <w:rPr>
                  <w:rFonts w:ascii="Cambria Math" w:hAnsi="Cambria Math"/>
                </w:rPr>
                <m:t>mwo</m:t>
              </w:ins>
            </m:r>
          </m:sub>
        </m:sSub>
      </m:oMath>
      <w:ins w:id="22" w:author="Batbold Sangi (v5)" w:date="2026-08-05T12:00:00Z" w16du:dateUtc="2026-08-05T04:00:00Z">
        <w:r>
          <w:rPr>
            <w:rFonts w:ascii="Times New Roman" w:hAnsi="Times New Roman"/>
          </w:rPr>
          <w:tab/>
          <w:t>(1)</w:t>
        </w:r>
      </w:ins>
    </w:p>
    <w:p w14:paraId="5ABC1BB4" w14:textId="77777777" w:rsidR="001C27FF" w:rsidRDefault="00000000">
      <w:pPr>
        <w:pStyle w:val="equation"/>
        <w:tabs>
          <w:tab w:val="clear" w:pos="2520"/>
          <w:tab w:val="clear" w:pos="5040"/>
          <w:tab w:val="center" w:pos="2340"/>
          <w:tab w:val="right" w:pos="4880"/>
        </w:tabs>
        <w:rPr>
          <w:ins w:id="23" w:author="Batbold Sangi (v5)" w:date="2026-08-05T12:00:00Z" w16du:dateUtc="2026-08-05T04:00:00Z"/>
          <w:rFonts w:hint="eastAsia"/>
        </w:rPr>
      </w:pPr>
      <w:ins w:id="24" w:author="Batbold Sangi (v5)" w:date="2026-08-05T12:00:00Z" w16du:dateUtc="2026-08-05T04:00:00Z">
        <w:r>
          <w:rPr>
            <w:rFonts w:ascii="Times New Roman" w:hAnsi="Times New Roman"/>
          </w:rPr>
          <w:tab/>
        </w:r>
      </w:ins>
      <m:oMath>
        <m:sSub>
          <m:sSubPr>
            <m:ctrlPr>
              <w:rPr>
                <w:rFonts w:ascii="Cambria Math" w:hAnsi="Cambria Math"/>
              </w:rPr>
            </m:ctrlPr>
          </m:sSubPr>
          <m:e>
            <m:acc>
              <m:accPr>
                <m:chr m:val="̇"/>
                <m:ctrlPr>
                  <w:rPr>
                    <w:rFonts w:ascii="Cambria Math" w:hAnsi="Cambria Math"/>
                  </w:rPr>
                </m:ctrlPr>
              </m:accPr>
              <m:e>
                <m:r>
                  <w:ins w:id="25" w:author="Batbold Sangi (v5)" w:date="2026-08-05T12:00:00Z" w16du:dateUtc="2026-08-05T04:00:00Z">
                    <w:rPr>
                      <w:rFonts w:ascii="Cambria Math" w:hAnsi="Cambria Math"/>
                    </w:rPr>
                    <m:t>X</m:t>
                  </w:ins>
                </m:r>
              </m:e>
            </m:acc>
          </m:e>
          <m:sub>
            <m:r>
              <w:ins w:id="26" w:author="Batbold Sangi (v5)" w:date="2026-08-05T12:00:00Z" w16du:dateUtc="2026-08-05T04:00:00Z">
                <w:rPr>
                  <w:rFonts w:ascii="Cambria Math" w:hAnsi="Cambria Math"/>
                </w:rPr>
                <m:t>ms</m:t>
              </w:ins>
            </m:r>
          </m:sub>
        </m:sSub>
        <m:r>
          <w:ins w:id="27" w:author="Batbold Sangi (v5)" w:date="2026-08-05T12:00:00Z" w16du:dateUtc="2026-08-05T04:00:00Z">
            <m:rPr>
              <m:sty m:val="p"/>
            </m:rPr>
            <w:rPr>
              <w:rFonts w:ascii="Cambria Math" w:hAnsi="Cambria Math"/>
            </w:rPr>
            <m:t>=</m:t>
          </w:ins>
        </m:r>
        <m:d>
          <m:dPr>
            <m:ctrlPr>
              <w:rPr>
                <w:rFonts w:ascii="Cambria Math" w:hAnsi="Cambria Math"/>
              </w:rPr>
            </m:ctrlPr>
          </m:dPr>
          <m:e>
            <m:r>
              <w:ins w:id="28" w:author="Batbold Sangi (v5)" w:date="2026-08-05T12:00:00Z" w16du:dateUtc="2026-08-05T04:00:00Z">
                <w:rPr>
                  <w:rFonts w:ascii="Cambria Math" w:hAnsi="Cambria Math"/>
                </w:rPr>
                <m:t>1</m:t>
              </w:ins>
            </m:r>
            <m:r>
              <w:ins w:id="29" w:author="Batbold Sangi (v5)" w:date="2026-08-05T12:00:00Z" w16du:dateUtc="2026-08-05T04:00:00Z">
                <m:rPr>
                  <m:sty m:val="p"/>
                </m:rPr>
                <w:rPr>
                  <w:rFonts w:ascii="Cambria Math" w:hAnsi="Cambria Math"/>
                </w:rPr>
                <m:t>-</m:t>
              </w:ins>
            </m:r>
            <m:sSub>
              <m:sSubPr>
                <m:ctrlPr>
                  <w:rPr>
                    <w:rFonts w:ascii="Cambria Math" w:hAnsi="Cambria Math"/>
                  </w:rPr>
                </m:ctrlPr>
              </m:sSubPr>
              <m:e>
                <m:r>
                  <w:ins w:id="30" w:author="Batbold Sangi (v5)" w:date="2026-08-05T12:00:00Z" w16du:dateUtc="2026-08-05T04:00:00Z">
                    <w:rPr>
                      <w:rFonts w:ascii="Cambria Math" w:hAnsi="Cambria Math"/>
                    </w:rPr>
                    <m:t>α</m:t>
                  </w:ins>
                </m:r>
              </m:e>
              <m:sub>
                <m:r>
                  <w:ins w:id="31" w:author="Batbold Sangi (v5)" w:date="2026-08-05T12:00:00Z" w16du:dateUtc="2026-08-05T04:00:00Z">
                    <w:rPr>
                      <w:rFonts w:ascii="Cambria Math" w:hAnsi="Cambria Math"/>
                    </w:rPr>
                    <m:t>r</m:t>
                  </w:ins>
                </m:r>
              </m:sub>
            </m:sSub>
          </m:e>
        </m:d>
        <m:r>
          <w:ins w:id="32" w:author="Batbold Sangi (v5)" w:date="2026-08-05T12:00:00Z" w16du:dateUtc="2026-08-05T04:00:00Z">
            <w:rPr>
              <w:rFonts w:ascii="Cambria Math" w:hAnsi="Cambria Math"/>
            </w:rPr>
            <m:t> </m:t>
          </w:ins>
        </m:r>
        <m:r>
          <w:ins w:id="33" w:author="Batbold Sangi (v5)" w:date="2026-08-05T12:00:00Z" w16du:dateUtc="2026-08-05T04:00:00Z">
            <m:rPr>
              <m:sty m:val="p"/>
            </m:rPr>
            <w:rPr>
              <w:rFonts w:ascii="Cambria Math" w:hAnsi="Cambria Math"/>
            </w:rPr>
            <m:t>MFS/</m:t>
          </w:ins>
        </m:r>
        <m:sSub>
          <m:sSubPr>
            <m:ctrlPr>
              <w:rPr>
                <w:rFonts w:ascii="Cambria Math" w:hAnsi="Cambria Math"/>
              </w:rPr>
            </m:ctrlPr>
          </m:sSubPr>
          <m:e>
            <m:r>
              <w:ins w:id="34" w:author="Batbold Sangi (v5)" w:date="2026-08-05T12:00:00Z" w16du:dateUtc="2026-08-05T04:00:00Z">
                <w:rPr>
                  <w:rFonts w:ascii="Cambria Math" w:hAnsi="Cambria Math"/>
                </w:rPr>
                <m:t>D</m:t>
              </w:ins>
            </m:r>
          </m:e>
          <m:sub>
            <m:r>
              <w:ins w:id="35" w:author="Batbold Sangi (v5)" w:date="2026-08-05T12:00:00Z" w16du:dateUtc="2026-08-05T04:00:00Z">
                <w:rPr>
                  <w:rFonts w:ascii="Cambria Math" w:hAnsi="Cambria Math"/>
                </w:rPr>
                <m:t>S</m:t>
              </w:ins>
            </m:r>
          </m:sub>
        </m:sSub>
        <m:r>
          <w:ins w:id="36" w:author="Batbold Sangi (v5)" w:date="2026-08-05T12:00:00Z" w16du:dateUtc="2026-08-05T04:00:00Z">
            <m:rPr>
              <m:sty m:val="p"/>
            </m:rPr>
            <w:rPr>
              <w:rFonts w:ascii="Cambria Math" w:hAnsi="Cambria Math"/>
            </w:rPr>
            <m:t>+</m:t>
          </w:ins>
        </m:r>
        <m:sSub>
          <m:sSubPr>
            <m:ctrlPr>
              <w:rPr>
                <w:rFonts w:ascii="Cambria Math" w:hAnsi="Cambria Math"/>
              </w:rPr>
            </m:ctrlPr>
          </m:sSubPr>
          <m:e>
            <m:r>
              <w:ins w:id="37" w:author="Batbold Sangi (v5)" w:date="2026-08-05T12:00:00Z" w16du:dateUtc="2026-08-05T04:00:00Z">
                <w:rPr>
                  <w:rFonts w:ascii="Cambria Math" w:hAnsi="Cambria Math"/>
                </w:rPr>
                <m:t>V</m:t>
              </w:ins>
            </m:r>
          </m:e>
          <m:sub>
            <m:r>
              <w:ins w:id="38" w:author="Batbold Sangi (v5)" w:date="2026-08-05T12:00:00Z" w16du:dateUtc="2026-08-05T04:00:00Z">
                <w:rPr>
                  <w:rFonts w:ascii="Cambria Math" w:hAnsi="Cambria Math"/>
                </w:rPr>
                <m:t>csu</m:t>
              </w:ins>
            </m:r>
          </m:sub>
        </m:sSub>
        <m:r>
          <w:ins w:id="39" w:author="Batbold Sangi (v5)" w:date="2026-08-05T12:00:00Z" w16du:dateUtc="2026-08-05T04:00:00Z">
            <m:rPr>
              <m:sty m:val="p"/>
            </m:rPr>
            <w:rPr>
              <w:rFonts w:ascii="Cambria Math" w:hAnsi="Cambria Math"/>
            </w:rPr>
            <m:t>-</m:t>
          </w:ins>
        </m:r>
        <m:sSub>
          <m:sSubPr>
            <m:ctrlPr>
              <w:rPr>
                <w:rFonts w:ascii="Cambria Math" w:hAnsi="Cambria Math"/>
              </w:rPr>
            </m:ctrlPr>
          </m:sSubPr>
          <m:e>
            <m:r>
              <w:ins w:id="40" w:author="Batbold Sangi (v5)" w:date="2026-08-05T12:00:00Z" w16du:dateUtc="2026-08-05T04:00:00Z">
                <w:rPr>
                  <w:rFonts w:ascii="Cambria Math" w:hAnsi="Cambria Math"/>
                </w:rPr>
                <m:t>V</m:t>
              </w:ins>
            </m:r>
          </m:e>
          <m:sub>
            <m:r>
              <w:ins w:id="41" w:author="Batbold Sangi (v5)" w:date="2026-08-05T12:00:00Z" w16du:dateUtc="2026-08-05T04:00:00Z">
                <w:rPr>
                  <w:rFonts w:ascii="Cambria Math" w:hAnsi="Cambria Math"/>
                </w:rPr>
                <m:t>mso</m:t>
              </w:ins>
            </m:r>
          </m:sub>
        </m:sSub>
        <m:r>
          <w:ins w:id="42" w:author="Batbold Sangi (v5)" w:date="2026-08-05T12:00:00Z" w16du:dateUtc="2026-08-05T04:00:00Z">
            <m:rPr>
              <m:sty m:val="p"/>
            </m:rPr>
            <w:rPr>
              <w:rFonts w:ascii="Cambria Math" w:hAnsi="Cambria Math"/>
            </w:rPr>
            <m:t>+RC</m:t>
          </w:ins>
        </m:r>
      </m:oMath>
      <w:ins w:id="43" w:author="Batbold Sangi (v5)" w:date="2026-08-05T12:00:00Z" w16du:dateUtc="2026-08-05T04:00:00Z">
        <w:r>
          <w:rPr>
            <w:rFonts w:ascii="Times New Roman" w:hAnsi="Times New Roman"/>
          </w:rPr>
          <w:tab/>
          <w:t>(2)</w:t>
        </w:r>
      </w:ins>
    </w:p>
    <w:p w14:paraId="35C9B30C" w14:textId="77777777" w:rsidR="001C27FF" w:rsidRDefault="00000000">
      <w:pPr>
        <w:pStyle w:val="equation"/>
        <w:tabs>
          <w:tab w:val="clear" w:pos="2520"/>
          <w:tab w:val="clear" w:pos="5040"/>
          <w:tab w:val="center" w:pos="2340"/>
          <w:tab w:val="right" w:pos="4880"/>
        </w:tabs>
        <w:rPr>
          <w:ins w:id="44" w:author="Batbold Sangi (v5)" w:date="2026-08-05T12:00:00Z" w16du:dateUtc="2026-08-05T04:00:00Z"/>
          <w:rFonts w:hint="eastAsia"/>
        </w:rPr>
      </w:pPr>
      <w:ins w:id="45" w:author="Batbold Sangi (v5)" w:date="2026-08-05T12:00:00Z" w16du:dateUtc="2026-08-05T04:00:00Z">
        <w:r>
          <w:rPr>
            <w:rFonts w:ascii="Times New Roman" w:hAnsi="Times New Roman"/>
          </w:rPr>
          <w:tab/>
        </w:r>
      </w:ins>
      <m:oMath>
        <m:sSub>
          <m:sSubPr>
            <m:ctrlPr>
              <w:rPr>
                <w:rFonts w:ascii="Cambria Math" w:hAnsi="Cambria Math"/>
              </w:rPr>
            </m:ctrlPr>
          </m:sSubPr>
          <m:e>
            <m:acc>
              <m:accPr>
                <m:chr m:val="̇"/>
                <m:ctrlPr>
                  <w:rPr>
                    <w:rFonts w:ascii="Cambria Math" w:hAnsi="Cambria Math"/>
                  </w:rPr>
                </m:ctrlPr>
              </m:accPr>
              <m:e>
                <m:r>
                  <w:ins w:id="46" w:author="Batbold Sangi (v5)" w:date="2026-08-05T12:00:00Z" w16du:dateUtc="2026-08-05T04:00:00Z">
                    <w:rPr>
                      <w:rFonts w:ascii="Cambria Math" w:hAnsi="Cambria Math"/>
                    </w:rPr>
                    <m:t>X</m:t>
                  </w:ins>
                </m:r>
              </m:e>
            </m:acc>
          </m:e>
          <m:sub>
            <m:r>
              <w:ins w:id="47" w:author="Batbold Sangi (v5)" w:date="2026-08-05T12:00:00Z" w16du:dateUtc="2026-08-05T04:00:00Z">
                <w:rPr>
                  <w:rFonts w:ascii="Cambria Math" w:hAnsi="Cambria Math"/>
                </w:rPr>
                <m:t>mr</m:t>
              </w:ins>
            </m:r>
          </m:sub>
        </m:sSub>
        <m:r>
          <w:ins w:id="48" w:author="Batbold Sangi (v5)" w:date="2026-08-05T12:00:00Z" w16du:dateUtc="2026-08-05T04:00:00Z">
            <m:rPr>
              <m:sty m:val="p"/>
            </m:rPr>
            <w:rPr>
              <w:rFonts w:ascii="Cambria Math" w:hAnsi="Cambria Math"/>
            </w:rPr>
            <m:t>=</m:t>
          </w:ins>
        </m:r>
        <m:sSub>
          <m:sSubPr>
            <m:ctrlPr>
              <w:rPr>
                <w:rFonts w:ascii="Cambria Math" w:hAnsi="Cambria Math"/>
              </w:rPr>
            </m:ctrlPr>
          </m:sSubPr>
          <m:e>
            <m:r>
              <w:ins w:id="49" w:author="Batbold Sangi (v5)" w:date="2026-08-05T12:00:00Z" w16du:dateUtc="2026-08-05T04:00:00Z">
                <w:rPr>
                  <w:rFonts w:ascii="Cambria Math" w:hAnsi="Cambria Math"/>
                </w:rPr>
                <m:t>α</m:t>
              </w:ins>
            </m:r>
          </m:e>
          <m:sub>
            <m:r>
              <w:ins w:id="50" w:author="Batbold Sangi (v5)" w:date="2026-08-05T12:00:00Z" w16du:dateUtc="2026-08-05T04:00:00Z">
                <w:rPr>
                  <w:rFonts w:ascii="Cambria Math" w:hAnsi="Cambria Math"/>
                </w:rPr>
                <m:t>r</m:t>
              </w:ins>
            </m:r>
          </m:sub>
        </m:sSub>
        <m:r>
          <w:ins w:id="51" w:author="Batbold Sangi (v5)" w:date="2026-08-05T12:00:00Z" w16du:dateUtc="2026-08-05T04:00:00Z">
            <w:rPr>
              <w:rFonts w:ascii="Cambria Math" w:hAnsi="Cambria Math"/>
            </w:rPr>
            <m:t> </m:t>
          </w:ins>
        </m:r>
        <m:r>
          <w:ins w:id="52" w:author="Batbold Sangi (v5)" w:date="2026-08-05T12:00:00Z" w16du:dateUtc="2026-08-05T04:00:00Z">
            <m:rPr>
              <m:sty m:val="p"/>
            </m:rPr>
            <w:rPr>
              <w:rFonts w:ascii="Cambria Math" w:hAnsi="Cambria Math"/>
            </w:rPr>
            <m:t>MFS/</m:t>
          </w:ins>
        </m:r>
        <m:sSub>
          <m:sSubPr>
            <m:ctrlPr>
              <w:rPr>
                <w:rFonts w:ascii="Cambria Math" w:hAnsi="Cambria Math"/>
              </w:rPr>
            </m:ctrlPr>
          </m:sSubPr>
          <m:e>
            <m:r>
              <w:ins w:id="53" w:author="Batbold Sangi (v5)" w:date="2026-08-05T12:00:00Z" w16du:dateUtc="2026-08-05T04:00:00Z">
                <w:rPr>
                  <w:rFonts w:ascii="Cambria Math" w:hAnsi="Cambria Math"/>
                </w:rPr>
                <m:t>D</m:t>
              </w:ins>
            </m:r>
          </m:e>
          <m:sub>
            <m:r>
              <w:ins w:id="54" w:author="Batbold Sangi (v5)" w:date="2026-08-05T12:00:00Z" w16du:dateUtc="2026-08-05T04:00:00Z">
                <w:rPr>
                  <w:rFonts w:ascii="Cambria Math" w:hAnsi="Cambria Math"/>
                </w:rPr>
                <m:t>S</m:t>
              </w:ins>
            </m:r>
          </m:sub>
        </m:sSub>
        <m:r>
          <w:ins w:id="55" w:author="Batbold Sangi (v5)" w:date="2026-08-05T12:00:00Z" w16du:dateUtc="2026-08-05T04:00:00Z">
            <m:rPr>
              <m:sty m:val="p"/>
            </m:rPr>
            <w:rPr>
              <w:rFonts w:ascii="Cambria Math" w:hAnsi="Cambria Math"/>
            </w:rPr>
            <m:t>-RC</m:t>
          </w:ins>
        </m:r>
      </m:oMath>
      <w:ins w:id="56" w:author="Batbold Sangi (v5)" w:date="2026-08-05T12:00:00Z" w16du:dateUtc="2026-08-05T04:00:00Z">
        <w:r>
          <w:rPr>
            <w:rFonts w:ascii="Times New Roman" w:hAnsi="Times New Roman"/>
          </w:rPr>
          <w:tab/>
          <w:t>(3)</w:t>
        </w:r>
      </w:ins>
    </w:p>
    <w:p w14:paraId="79BA2C37" w14:textId="77777777" w:rsidR="001C27FF" w:rsidRDefault="00000000">
      <w:pPr>
        <w:pStyle w:val="equation"/>
        <w:tabs>
          <w:tab w:val="clear" w:pos="2520"/>
          <w:tab w:val="clear" w:pos="5040"/>
          <w:tab w:val="center" w:pos="2340"/>
          <w:tab w:val="right" w:pos="4880"/>
        </w:tabs>
        <w:rPr>
          <w:ins w:id="57" w:author="Batbold Sangi (v5)" w:date="2026-08-05T12:00:00Z" w16du:dateUtc="2026-08-05T04:00:00Z"/>
          <w:rFonts w:hint="eastAsia"/>
        </w:rPr>
      </w:pPr>
      <w:ins w:id="58" w:author="Batbold Sangi (v5)" w:date="2026-08-05T12:00:00Z" w16du:dateUtc="2026-08-05T04:00:00Z">
        <w:r>
          <w:rPr>
            <w:rFonts w:ascii="Times New Roman" w:hAnsi="Times New Roman"/>
          </w:rPr>
          <w:tab/>
        </w:r>
      </w:ins>
      <m:oMath>
        <m:sSub>
          <m:sSubPr>
            <m:ctrlPr>
              <w:rPr>
                <w:rFonts w:ascii="Cambria Math" w:hAnsi="Cambria Math"/>
              </w:rPr>
            </m:ctrlPr>
          </m:sSubPr>
          <m:e>
            <m:acc>
              <m:accPr>
                <m:chr m:val="̇"/>
                <m:ctrlPr>
                  <w:rPr>
                    <w:rFonts w:ascii="Cambria Math" w:hAnsi="Cambria Math"/>
                  </w:rPr>
                </m:ctrlPr>
              </m:accPr>
              <m:e>
                <m:r>
                  <w:ins w:id="59" w:author="Batbold Sangi (v5)" w:date="2026-08-05T12:00:00Z" w16du:dateUtc="2026-08-05T04:00:00Z">
                    <w:rPr>
                      <w:rFonts w:ascii="Cambria Math" w:hAnsi="Cambria Math"/>
                    </w:rPr>
                    <m:t>X</m:t>
                  </w:ins>
                </m:r>
              </m:e>
            </m:acc>
          </m:e>
          <m:sub>
            <m:r>
              <w:ins w:id="60" w:author="Batbold Sangi (v5)" w:date="2026-08-05T12:00:00Z" w16du:dateUtc="2026-08-05T04:00:00Z">
                <w:rPr>
                  <w:rFonts w:ascii="Cambria Math" w:hAnsi="Cambria Math"/>
                </w:rPr>
                <m:t>mf</m:t>
              </w:ins>
            </m:r>
          </m:sub>
        </m:sSub>
        <m:r>
          <w:ins w:id="61" w:author="Batbold Sangi (v5)" w:date="2026-08-05T12:00:00Z" w16du:dateUtc="2026-08-05T04:00:00Z">
            <m:rPr>
              <m:sty m:val="p"/>
            </m:rPr>
            <w:rPr>
              <w:rFonts w:ascii="Cambria Math" w:hAnsi="Cambria Math"/>
            </w:rPr>
            <m:t>=</m:t>
          </w:ins>
        </m:r>
        <m:sSub>
          <m:sSubPr>
            <m:ctrlPr>
              <w:rPr>
                <w:rFonts w:ascii="Cambria Math" w:hAnsi="Cambria Math"/>
              </w:rPr>
            </m:ctrlPr>
          </m:sSubPr>
          <m:e>
            <m:r>
              <w:ins w:id="62" w:author="Batbold Sangi (v5)" w:date="2026-08-05T12:00:00Z" w16du:dateUtc="2026-08-05T04:00:00Z">
                <w:rPr>
                  <w:rFonts w:ascii="Cambria Math" w:hAnsi="Cambria Math"/>
                </w:rPr>
                <m:t>α</m:t>
              </w:ins>
            </m:r>
          </m:e>
          <m:sub>
            <m:r>
              <w:ins w:id="63" w:author="Batbold Sangi (v5)" w:date="2026-08-05T12:00:00Z" w16du:dateUtc="2026-08-05T04:00:00Z">
                <w:rPr>
                  <w:rFonts w:ascii="Cambria Math" w:hAnsi="Cambria Math"/>
                </w:rPr>
                <m:t>f</m:t>
              </w:ins>
            </m:r>
          </m:sub>
        </m:sSub>
        <m:r>
          <w:ins w:id="64" w:author="Batbold Sangi (v5)" w:date="2026-08-05T12:00:00Z" w16du:dateUtc="2026-08-05T04:00:00Z">
            <w:rPr>
              <w:rFonts w:ascii="Cambria Math" w:hAnsi="Cambria Math"/>
            </w:rPr>
            <m:t> </m:t>
          </w:ins>
        </m:r>
        <m:r>
          <w:ins w:id="65" w:author="Batbold Sangi (v5)" w:date="2026-08-05T12:00:00Z" w16du:dateUtc="2026-08-05T04:00:00Z">
            <m:rPr>
              <m:sty m:val="p"/>
            </m:rPr>
            <w:rPr>
              <w:rFonts w:ascii="Cambria Math" w:hAnsi="Cambria Math"/>
            </w:rPr>
            <m:t>MFS/</m:t>
          </w:ins>
        </m:r>
        <m:sSub>
          <m:sSubPr>
            <m:ctrlPr>
              <w:rPr>
                <w:rFonts w:ascii="Cambria Math" w:hAnsi="Cambria Math"/>
              </w:rPr>
            </m:ctrlPr>
          </m:sSubPr>
          <m:e>
            <m:r>
              <w:ins w:id="66" w:author="Batbold Sangi (v5)" w:date="2026-08-05T12:00:00Z" w16du:dateUtc="2026-08-05T04:00:00Z">
                <w:rPr>
                  <w:rFonts w:ascii="Cambria Math" w:hAnsi="Cambria Math"/>
                </w:rPr>
                <m:t>D</m:t>
              </w:ins>
            </m:r>
          </m:e>
          <m:sub>
            <m:r>
              <w:ins w:id="67" w:author="Batbold Sangi (v5)" w:date="2026-08-05T12:00:00Z" w16du:dateUtc="2026-08-05T04:00:00Z">
                <w:rPr>
                  <w:rFonts w:ascii="Cambria Math" w:hAnsi="Cambria Math"/>
                </w:rPr>
                <m:t>S</m:t>
              </w:ins>
            </m:r>
          </m:sub>
        </m:sSub>
        <m:r>
          <w:ins w:id="68" w:author="Batbold Sangi (v5)" w:date="2026-08-05T12:00:00Z" w16du:dateUtc="2026-08-05T04:00:00Z">
            <m:rPr>
              <m:sty m:val="p"/>
            </m:rPr>
            <w:rPr>
              <w:rFonts w:ascii="Cambria Math" w:hAnsi="Cambria Math"/>
            </w:rPr>
            <m:t>+</m:t>
          </w:ins>
        </m:r>
        <m:sSub>
          <m:sSubPr>
            <m:ctrlPr>
              <w:rPr>
                <w:rFonts w:ascii="Cambria Math" w:hAnsi="Cambria Math"/>
              </w:rPr>
            </m:ctrlPr>
          </m:sSubPr>
          <m:e>
            <m:r>
              <w:ins w:id="69" w:author="Batbold Sangi (v5)" w:date="2026-08-05T12:00:00Z" w16du:dateUtc="2026-08-05T04:00:00Z">
                <w:rPr>
                  <w:rFonts w:ascii="Cambria Math" w:hAnsi="Cambria Math"/>
                </w:rPr>
                <m:t>V</m:t>
              </w:ins>
            </m:r>
          </m:e>
          <m:sub>
            <m:r>
              <w:ins w:id="70" w:author="Batbold Sangi (v5)" w:date="2026-08-05T12:00:00Z" w16du:dateUtc="2026-08-05T04:00:00Z">
                <w:rPr>
                  <w:rFonts w:ascii="Cambria Math" w:hAnsi="Cambria Math"/>
                </w:rPr>
                <m:t>cfu</m:t>
              </w:ins>
            </m:r>
          </m:sub>
        </m:sSub>
        <m:r>
          <w:ins w:id="71" w:author="Batbold Sangi (v5)" w:date="2026-08-05T12:00:00Z" w16du:dateUtc="2026-08-05T04:00:00Z">
            <m:rPr>
              <m:sty m:val="p"/>
            </m:rPr>
            <w:rPr>
              <w:rFonts w:ascii="Cambria Math" w:hAnsi="Cambria Math"/>
            </w:rPr>
            <m:t>-</m:t>
          </w:ins>
        </m:r>
        <m:sSub>
          <m:sSubPr>
            <m:ctrlPr>
              <w:rPr>
                <w:rFonts w:ascii="Cambria Math" w:hAnsi="Cambria Math"/>
              </w:rPr>
            </m:ctrlPr>
          </m:sSubPr>
          <m:e>
            <m:r>
              <w:ins w:id="72" w:author="Batbold Sangi (v5)" w:date="2026-08-05T12:00:00Z" w16du:dateUtc="2026-08-05T04:00:00Z">
                <w:rPr>
                  <w:rFonts w:ascii="Cambria Math" w:hAnsi="Cambria Math"/>
                </w:rPr>
                <m:t>V</m:t>
              </w:ins>
            </m:r>
          </m:e>
          <m:sub>
            <m:r>
              <w:ins w:id="73" w:author="Batbold Sangi (v5)" w:date="2026-08-05T12:00:00Z" w16du:dateUtc="2026-08-05T04:00:00Z">
                <w:rPr>
                  <w:rFonts w:ascii="Cambria Math" w:hAnsi="Cambria Math"/>
                </w:rPr>
                <m:t>mfo</m:t>
              </w:ins>
            </m:r>
          </m:sub>
        </m:sSub>
        <m:r>
          <w:ins w:id="74" w:author="Batbold Sangi (v5)" w:date="2026-08-05T12:00:00Z" w16du:dateUtc="2026-08-05T04:00:00Z">
            <m:rPr>
              <m:sty m:val="p"/>
            </m:rPr>
            <w:rPr>
              <w:rFonts w:ascii="Cambria Math" w:hAnsi="Cambria Math"/>
            </w:rPr>
            <m:t>+FP</m:t>
          </w:ins>
        </m:r>
      </m:oMath>
      <w:ins w:id="75" w:author="Batbold Sangi (v5)" w:date="2026-08-05T12:00:00Z" w16du:dateUtc="2026-08-05T04:00:00Z">
        <w:r>
          <w:rPr>
            <w:rFonts w:ascii="Times New Roman" w:hAnsi="Times New Roman"/>
          </w:rPr>
          <w:tab/>
          <w:t>(4)</w:t>
        </w:r>
      </w:ins>
    </w:p>
    <w:p w14:paraId="2950E139" w14:textId="77777777" w:rsidR="001C27FF" w:rsidRDefault="00000000">
      <w:pPr>
        <w:pStyle w:val="BodyText"/>
        <w:rPr>
          <w:ins w:id="76" w:author="Batbold Sangi (v5)" w:date="2026-08-05T12:00:00Z" w16du:dateUtc="2026-08-05T04:00:00Z"/>
        </w:rPr>
      </w:pPr>
      <w:ins w:id="77" w:author="Batbold Sangi (v5)" w:date="2026-08-05T12:00:00Z" w16du:dateUtc="2026-08-05T04:00:00Z">
        <w:r>
          <w:t xml:space="preserve">where MIW is the mill inlet water, </w:t>
        </w:r>
        <w:r>
          <w:rPr>
            <w:i/>
            <w:iCs/>
          </w:rPr>
          <w:t>D</w:t>
        </w:r>
        <w:r>
          <w:rPr>
            <w:i/>
            <w:iCs/>
            <w:vertAlign w:val="subscript"/>
          </w:rPr>
          <w:t>S</w:t>
        </w:r>
        <w:r>
          <w:t xml:space="preserve"> the feed-ore density, and the </w:t>
        </w:r>
        <w:r>
          <w:rPr>
            <w:i/>
            <w:iCs/>
          </w:rPr>
          <w:t>V</w:t>
        </w:r>
        <w:r>
          <w:t xml:space="preserve"> terms are the discharge and cyclone-underflow flows. Three analogous balances govern the sump, and a fifth mill state tracks the ball hold-up. The feed splits by two ore parameters: </w:t>
        </w:r>
        <w:r>
          <w:rPr>
            <w:i/>
            <w:iCs/>
          </w:rPr>
          <w:t>α</w:t>
        </w:r>
        <w:r>
          <w:rPr>
            <w:i/>
            <w:iCs/>
            <w:vertAlign w:val="subscript"/>
          </w:rPr>
          <w:t>r</w:t>
        </w:r>
        <w:r>
          <w:t xml:space="preserve"> is the rock fraction of the feed and </w:t>
        </w:r>
        <w:r>
          <w:rPr>
            <w:i/>
            <w:iCs/>
          </w:rPr>
          <w:t>α</w:t>
        </w:r>
        <w:r>
          <w:rPr>
            <w:i/>
            <w:iCs/>
            <w:vertAlign w:val="subscript"/>
          </w:rPr>
          <w:t>f</w:t>
        </w:r>
        <w:r>
          <w:t xml:space="preserve"> its fines fraction. Breakage is driven by mill power:</w:t>
        </w:r>
      </w:ins>
    </w:p>
    <w:p w14:paraId="1EDD16AF" w14:textId="77777777" w:rsidR="001C27FF" w:rsidRDefault="00000000">
      <w:pPr>
        <w:pStyle w:val="equation"/>
        <w:tabs>
          <w:tab w:val="clear" w:pos="2520"/>
          <w:tab w:val="clear" w:pos="5040"/>
          <w:tab w:val="center" w:pos="2340"/>
          <w:tab w:val="right" w:pos="4880"/>
        </w:tabs>
        <w:rPr>
          <w:ins w:id="78" w:author="Batbold Sangi (v5)" w:date="2026-08-05T12:00:00Z" w16du:dateUtc="2026-08-05T04:00:00Z"/>
          <w:rFonts w:hint="eastAsia"/>
        </w:rPr>
      </w:pPr>
      <w:ins w:id="79" w:author="Batbold Sangi (v5)" w:date="2026-08-05T12:00:00Z" w16du:dateUtc="2026-08-05T04:00:00Z">
        <w:r>
          <w:rPr>
            <w:rFonts w:ascii="Times New Roman" w:hAnsi="Times New Roman"/>
          </w:rPr>
          <w:tab/>
        </w:r>
      </w:ins>
      <m:oMath>
        <m:r>
          <w:ins w:id="80" w:author="Batbold Sangi (v5)" w:date="2026-08-05T12:00:00Z" w16du:dateUtc="2026-08-05T04:00:00Z">
            <m:rPr>
              <m:sty m:val="p"/>
            </m:rPr>
            <w:rPr>
              <w:rFonts w:ascii="Cambria Math" w:hAnsi="Cambria Math"/>
            </w:rPr>
            <m:t>RC=</m:t>
          </w:ins>
        </m:r>
        <m:f>
          <m:fPr>
            <m:ctrlPr>
              <w:rPr>
                <w:rFonts w:ascii="Cambria Math" w:hAnsi="Cambria Math"/>
              </w:rPr>
            </m:ctrlPr>
          </m:fPr>
          <m:num>
            <m:sSub>
              <m:sSubPr>
                <m:ctrlPr>
                  <w:rPr>
                    <w:rFonts w:ascii="Cambria Math" w:hAnsi="Cambria Math"/>
                  </w:rPr>
                </m:ctrlPr>
              </m:sSubPr>
              <m:e>
                <m:r>
                  <w:ins w:id="81" w:author="Batbold Sangi (v5)" w:date="2026-08-05T12:00:00Z" w16du:dateUtc="2026-08-05T04:00:00Z">
                    <w:rPr>
                      <w:rFonts w:ascii="Cambria Math" w:hAnsi="Cambria Math"/>
                    </w:rPr>
                    <m:t>P</m:t>
                  </w:ins>
                </m:r>
              </m:e>
              <m:sub>
                <m:r>
                  <w:ins w:id="82" w:author="Batbold Sangi (v5)" w:date="2026-08-05T12:00:00Z" w16du:dateUtc="2026-08-05T04:00:00Z">
                    <w:rPr>
                      <w:rFonts w:ascii="Cambria Math" w:hAnsi="Cambria Math"/>
                    </w:rPr>
                    <m:t>mill</m:t>
                  </w:ins>
                </m:r>
              </m:sub>
            </m:sSub>
            <m:r>
              <w:ins w:id="83" w:author="Batbold Sangi (v5)" w:date="2026-08-05T12:00:00Z" w16du:dateUtc="2026-08-05T04:00:00Z">
                <w:rPr>
                  <w:rFonts w:ascii="Cambria Math" w:hAnsi="Cambria Math"/>
                </w:rPr>
                <m:t> φ</m:t>
              </w:ins>
            </m:r>
          </m:num>
          <m:den>
            <m:sSub>
              <m:sSubPr>
                <m:ctrlPr>
                  <w:rPr>
                    <w:rFonts w:ascii="Cambria Math" w:hAnsi="Cambria Math"/>
                  </w:rPr>
                </m:ctrlPr>
              </m:sSubPr>
              <m:e>
                <m:r>
                  <w:ins w:id="84" w:author="Batbold Sangi (v5)" w:date="2026-08-05T12:00:00Z" w16du:dateUtc="2026-08-05T04:00:00Z">
                    <w:rPr>
                      <w:rFonts w:ascii="Cambria Math" w:hAnsi="Cambria Math"/>
                    </w:rPr>
                    <m:t>D</m:t>
                  </w:ins>
                </m:r>
              </m:e>
              <m:sub>
                <m:r>
                  <w:ins w:id="85" w:author="Batbold Sangi (v5)" w:date="2026-08-05T12:00:00Z" w16du:dateUtc="2026-08-05T04:00:00Z">
                    <w:rPr>
                      <w:rFonts w:ascii="Cambria Math" w:hAnsi="Cambria Math"/>
                    </w:rPr>
                    <m:t>S</m:t>
                  </w:ins>
                </m:r>
              </m:sub>
            </m:sSub>
            <m:r>
              <w:ins w:id="86" w:author="Batbold Sangi (v5)" w:date="2026-08-05T12:00:00Z" w16du:dateUtc="2026-08-05T04:00:00Z">
                <w:rPr>
                  <w:rFonts w:ascii="Cambria Math" w:hAnsi="Cambria Math"/>
                </w:rPr>
                <m:t> </m:t>
              </w:ins>
            </m:r>
            <m:sSub>
              <m:sSubPr>
                <m:ctrlPr>
                  <w:rPr>
                    <w:rFonts w:ascii="Cambria Math" w:hAnsi="Cambria Math"/>
                  </w:rPr>
                </m:ctrlPr>
              </m:sSubPr>
              <m:e>
                <m:r>
                  <w:ins w:id="87" w:author="Batbold Sangi (v5)" w:date="2026-08-05T12:00:00Z" w16du:dateUtc="2026-08-05T04:00:00Z">
                    <w:rPr>
                      <w:rFonts w:ascii="Cambria Math" w:hAnsi="Cambria Math"/>
                    </w:rPr>
                    <m:t>φ</m:t>
                  </w:ins>
                </m:r>
              </m:e>
              <m:sub>
                <m:r>
                  <w:ins w:id="88" w:author="Batbold Sangi (v5)" w:date="2026-08-05T12:00:00Z" w16du:dateUtc="2026-08-05T04:00:00Z">
                    <w:rPr>
                      <w:rFonts w:ascii="Cambria Math" w:hAnsi="Cambria Math"/>
                    </w:rPr>
                    <m:t>r</m:t>
                  </w:ins>
                </m:r>
              </m:sub>
            </m:sSub>
          </m:den>
        </m:f>
        <m:r>
          <w:ins w:id="89" w:author="Batbold Sangi (v5)" w:date="2026-08-05T12:00:00Z" w16du:dateUtc="2026-08-05T04:00:00Z">
            <m:rPr>
              <m:sty m:val="p"/>
            </m:rPr>
            <w:rPr>
              <w:rFonts w:ascii="Cambria Math" w:hAnsi="Cambria Math"/>
            </w:rPr>
            <m:t>⋅</m:t>
          </w:ins>
        </m:r>
        <m:f>
          <m:fPr>
            <m:ctrlPr>
              <w:rPr>
                <w:rFonts w:ascii="Cambria Math" w:hAnsi="Cambria Math"/>
              </w:rPr>
            </m:ctrlPr>
          </m:fPr>
          <m:num>
            <m:sSub>
              <m:sSubPr>
                <m:ctrlPr>
                  <w:rPr>
                    <w:rFonts w:ascii="Cambria Math" w:hAnsi="Cambria Math"/>
                  </w:rPr>
                </m:ctrlPr>
              </m:sSubPr>
              <m:e>
                <m:r>
                  <w:ins w:id="90" w:author="Batbold Sangi (v5)" w:date="2026-08-05T12:00:00Z" w16du:dateUtc="2026-08-05T04:00:00Z">
                    <w:rPr>
                      <w:rFonts w:ascii="Cambria Math" w:hAnsi="Cambria Math"/>
                    </w:rPr>
                    <m:t>X</m:t>
                  </w:ins>
                </m:r>
              </m:e>
              <m:sub>
                <m:r>
                  <w:ins w:id="91" w:author="Batbold Sangi (v5)" w:date="2026-08-05T12:00:00Z" w16du:dateUtc="2026-08-05T04:00:00Z">
                    <w:rPr>
                      <w:rFonts w:ascii="Cambria Math" w:hAnsi="Cambria Math"/>
                    </w:rPr>
                    <m:t>mr</m:t>
                  </w:ins>
                </m:r>
              </m:sub>
            </m:sSub>
          </m:num>
          <m:den>
            <m:sSub>
              <m:sSubPr>
                <m:ctrlPr>
                  <w:rPr>
                    <w:rFonts w:ascii="Cambria Math" w:hAnsi="Cambria Math"/>
                  </w:rPr>
                </m:ctrlPr>
              </m:sSubPr>
              <m:e>
                <m:r>
                  <w:ins w:id="92" w:author="Batbold Sangi (v5)" w:date="2026-08-05T12:00:00Z" w16du:dateUtc="2026-08-05T04:00:00Z">
                    <w:rPr>
                      <w:rFonts w:ascii="Cambria Math" w:hAnsi="Cambria Math"/>
                    </w:rPr>
                    <m:t>X</m:t>
                  </w:ins>
                </m:r>
              </m:e>
              <m:sub>
                <m:r>
                  <w:ins w:id="93" w:author="Batbold Sangi (v5)" w:date="2026-08-05T12:00:00Z" w16du:dateUtc="2026-08-05T04:00:00Z">
                    <w:rPr>
                      <w:rFonts w:ascii="Cambria Math" w:hAnsi="Cambria Math"/>
                    </w:rPr>
                    <m:t>mr</m:t>
                  </w:ins>
                </m:r>
              </m:sub>
            </m:sSub>
            <m:r>
              <w:ins w:id="94" w:author="Batbold Sangi (v5)" w:date="2026-08-05T12:00:00Z" w16du:dateUtc="2026-08-05T04:00:00Z">
                <m:rPr>
                  <m:sty m:val="p"/>
                </m:rPr>
                <w:rPr>
                  <w:rFonts w:ascii="Cambria Math" w:hAnsi="Cambria Math"/>
                </w:rPr>
                <m:t>+</m:t>
              </w:ins>
            </m:r>
            <m:sSub>
              <m:sSubPr>
                <m:ctrlPr>
                  <w:rPr>
                    <w:rFonts w:ascii="Cambria Math" w:hAnsi="Cambria Math"/>
                  </w:rPr>
                </m:ctrlPr>
              </m:sSubPr>
              <m:e>
                <m:r>
                  <w:ins w:id="95" w:author="Batbold Sangi (v5)" w:date="2026-08-05T12:00:00Z" w16du:dateUtc="2026-08-05T04:00:00Z">
                    <w:rPr>
                      <w:rFonts w:ascii="Cambria Math" w:hAnsi="Cambria Math"/>
                    </w:rPr>
                    <m:t>X</m:t>
                  </w:ins>
                </m:r>
              </m:e>
              <m:sub>
                <m:r>
                  <w:ins w:id="96" w:author="Batbold Sangi (v5)" w:date="2026-08-05T12:00:00Z" w16du:dateUtc="2026-08-05T04:00:00Z">
                    <w:rPr>
                      <w:rFonts w:ascii="Cambria Math" w:hAnsi="Cambria Math"/>
                    </w:rPr>
                    <m:t>ms</m:t>
                  </w:ins>
                </m:r>
              </m:sub>
            </m:sSub>
          </m:den>
        </m:f>
      </m:oMath>
      <w:ins w:id="97" w:author="Batbold Sangi (v5)" w:date="2026-08-05T12:00:00Z" w16du:dateUtc="2026-08-05T04:00:00Z">
        <w:r>
          <w:rPr>
            <w:rFonts w:ascii="Times New Roman" w:hAnsi="Times New Roman"/>
          </w:rPr>
          <w:tab/>
          <w:t>(5)</w:t>
        </w:r>
      </w:ins>
    </w:p>
    <w:p w14:paraId="3AA5FFF5" w14:textId="77777777" w:rsidR="001C27FF" w:rsidRDefault="00000000">
      <w:pPr>
        <w:pStyle w:val="equation"/>
        <w:tabs>
          <w:tab w:val="clear" w:pos="2520"/>
          <w:tab w:val="clear" w:pos="5040"/>
          <w:tab w:val="center" w:pos="2340"/>
          <w:tab w:val="right" w:pos="4880"/>
        </w:tabs>
        <w:rPr>
          <w:ins w:id="98" w:author="Batbold Sangi (v5)" w:date="2026-08-05T12:00:00Z" w16du:dateUtc="2026-08-05T04:00:00Z"/>
          <w:rFonts w:hint="eastAsia"/>
        </w:rPr>
      </w:pPr>
      <w:ins w:id="99" w:author="Batbold Sangi (v5)" w:date="2026-08-05T12:00:00Z" w16du:dateUtc="2026-08-05T04:00:00Z">
        <w:r>
          <w:rPr>
            <w:rFonts w:ascii="Times New Roman" w:hAnsi="Times New Roman"/>
          </w:rPr>
          <w:tab/>
        </w:r>
      </w:ins>
      <m:oMath>
        <m:r>
          <w:ins w:id="100" w:author="Batbold Sangi (v5)" w:date="2026-08-05T12:00:00Z" w16du:dateUtc="2026-08-05T04:00:00Z">
            <m:rPr>
              <m:sty m:val="p"/>
            </m:rPr>
            <w:rPr>
              <w:rFonts w:ascii="Cambria Math" w:hAnsi="Cambria Math"/>
            </w:rPr>
            <m:t>FP=</m:t>
          </w:ins>
        </m:r>
        <m:f>
          <m:fPr>
            <m:ctrlPr>
              <w:rPr>
                <w:rFonts w:ascii="Cambria Math" w:hAnsi="Cambria Math"/>
              </w:rPr>
            </m:ctrlPr>
          </m:fPr>
          <m:num>
            <m:sSub>
              <m:sSubPr>
                <m:ctrlPr>
                  <w:rPr>
                    <w:rFonts w:ascii="Cambria Math" w:hAnsi="Cambria Math"/>
                  </w:rPr>
                </m:ctrlPr>
              </m:sSubPr>
              <m:e>
                <m:r>
                  <w:ins w:id="101" w:author="Batbold Sangi (v5)" w:date="2026-08-05T12:00:00Z" w16du:dateUtc="2026-08-05T04:00:00Z">
                    <w:rPr>
                      <w:rFonts w:ascii="Cambria Math" w:hAnsi="Cambria Math"/>
                    </w:rPr>
                    <m:t>P</m:t>
                  </w:ins>
                </m:r>
              </m:e>
              <m:sub>
                <m:r>
                  <w:ins w:id="102" w:author="Batbold Sangi (v5)" w:date="2026-08-05T12:00:00Z" w16du:dateUtc="2026-08-05T04:00:00Z">
                    <w:rPr>
                      <w:rFonts w:ascii="Cambria Math" w:hAnsi="Cambria Math"/>
                    </w:rPr>
                    <m:t>mill</m:t>
                  </w:ins>
                </m:r>
              </m:sub>
            </m:sSub>
          </m:num>
          <m:den>
            <m:sSub>
              <m:sSubPr>
                <m:ctrlPr>
                  <w:rPr>
                    <w:rFonts w:ascii="Cambria Math" w:hAnsi="Cambria Math"/>
                  </w:rPr>
                </m:ctrlPr>
              </m:sSubPr>
              <m:e>
                <m:r>
                  <w:ins w:id="103" w:author="Batbold Sangi (v5)" w:date="2026-08-05T12:00:00Z" w16du:dateUtc="2026-08-05T04:00:00Z">
                    <w:rPr>
                      <w:rFonts w:ascii="Cambria Math" w:hAnsi="Cambria Math"/>
                    </w:rPr>
                    <m:t>D</m:t>
                  </w:ins>
                </m:r>
              </m:e>
              <m:sub>
                <m:r>
                  <w:ins w:id="104" w:author="Batbold Sangi (v5)" w:date="2026-08-05T12:00:00Z" w16du:dateUtc="2026-08-05T04:00:00Z">
                    <w:rPr>
                      <w:rFonts w:ascii="Cambria Math" w:hAnsi="Cambria Math"/>
                    </w:rPr>
                    <m:t>S</m:t>
                  </w:ins>
                </m:r>
              </m:sub>
            </m:sSub>
            <m:r>
              <w:ins w:id="105" w:author="Batbold Sangi (v5)" w:date="2026-08-05T12:00:00Z" w16du:dateUtc="2026-08-05T04:00:00Z">
                <w:rPr>
                  <w:rFonts w:ascii="Cambria Math" w:hAnsi="Cambria Math"/>
                </w:rPr>
                <m:t> </m:t>
              </w:ins>
            </m:r>
            <m:sSub>
              <m:sSubPr>
                <m:ctrlPr>
                  <w:rPr>
                    <w:rFonts w:ascii="Cambria Math" w:hAnsi="Cambria Math"/>
                  </w:rPr>
                </m:ctrlPr>
              </m:sSubPr>
              <m:e>
                <m:r>
                  <w:ins w:id="106" w:author="Batbold Sangi (v5)" w:date="2026-08-05T12:00:00Z" w16du:dateUtc="2026-08-05T04:00:00Z">
                    <w:rPr>
                      <w:rFonts w:ascii="Cambria Math" w:hAnsi="Cambria Math"/>
                    </w:rPr>
                    <m:t>φ</m:t>
                  </w:ins>
                </m:r>
              </m:e>
              <m:sub>
                <m:r>
                  <w:ins w:id="107" w:author="Batbold Sangi (v5)" w:date="2026-08-05T12:00:00Z" w16du:dateUtc="2026-08-05T04:00:00Z">
                    <w:rPr>
                      <w:rFonts w:ascii="Cambria Math" w:hAnsi="Cambria Math"/>
                    </w:rPr>
                    <m:t>f</m:t>
                  </w:ins>
                </m:r>
              </m:sub>
            </m:sSub>
            <m:d>
              <m:dPr>
                <m:begChr m:val="["/>
                <m:endChr m:val="]"/>
                <m:ctrlPr>
                  <w:rPr>
                    <w:rFonts w:ascii="Cambria Math" w:hAnsi="Cambria Math"/>
                  </w:rPr>
                </m:ctrlPr>
              </m:dPr>
              <m:e>
                <m:r>
                  <w:ins w:id="108" w:author="Batbold Sangi (v5)" w:date="2026-08-05T12:00:00Z" w16du:dateUtc="2026-08-05T04:00:00Z">
                    <w:rPr>
                      <w:rFonts w:ascii="Cambria Math" w:hAnsi="Cambria Math"/>
                    </w:rPr>
                    <m:t>1</m:t>
                  </w:ins>
                </m:r>
                <m:r>
                  <w:ins w:id="109" w:author="Batbold Sangi (v5)" w:date="2026-08-05T12:00:00Z" w16du:dateUtc="2026-08-05T04:00:00Z">
                    <m:rPr>
                      <m:sty m:val="p"/>
                    </m:rPr>
                    <w:rPr>
                      <w:rFonts w:ascii="Cambria Math" w:hAnsi="Cambria Math"/>
                    </w:rPr>
                    <m:t>+</m:t>
                  </w:ins>
                </m:r>
                <m:sSub>
                  <m:sSubPr>
                    <m:ctrlPr>
                      <w:rPr>
                        <w:rFonts w:ascii="Cambria Math" w:hAnsi="Cambria Math"/>
                      </w:rPr>
                    </m:ctrlPr>
                  </m:sSubPr>
                  <m:e>
                    <m:r>
                      <w:ins w:id="110" w:author="Batbold Sangi (v5)" w:date="2026-08-05T12:00:00Z" w16du:dateUtc="2026-08-05T04:00:00Z">
                        <w:rPr>
                          <w:rFonts w:ascii="Cambria Math" w:hAnsi="Cambria Math"/>
                        </w:rPr>
                        <m:t>α</m:t>
                      </w:ins>
                    </m:r>
                  </m:e>
                  <m:sub>
                    <m:sSub>
                      <m:sSubPr>
                        <m:ctrlPr>
                          <w:rPr>
                            <w:rFonts w:ascii="Cambria Math" w:hAnsi="Cambria Math"/>
                          </w:rPr>
                        </m:ctrlPr>
                      </m:sSubPr>
                      <m:e>
                        <m:r>
                          <w:ins w:id="111" w:author="Batbold Sangi (v5)" w:date="2026-08-05T12:00:00Z" w16du:dateUtc="2026-08-05T04:00:00Z">
                            <w:rPr>
                              <w:rFonts w:ascii="Cambria Math" w:hAnsi="Cambria Math"/>
                            </w:rPr>
                            <m:t>φ</m:t>
                          </w:ins>
                        </m:r>
                      </m:e>
                      <m:sub>
                        <m:r>
                          <w:ins w:id="112" w:author="Batbold Sangi (v5)" w:date="2026-08-05T12:00:00Z" w16du:dateUtc="2026-08-05T04:00:00Z">
                            <w:rPr>
                              <w:rFonts w:ascii="Cambria Math" w:hAnsi="Cambria Math"/>
                            </w:rPr>
                            <m:t>f</m:t>
                          </w:ins>
                        </m:r>
                      </m:sub>
                    </m:sSub>
                  </m:sub>
                </m:sSub>
                <m:d>
                  <m:dPr>
                    <m:ctrlPr>
                      <w:rPr>
                        <w:rFonts w:ascii="Cambria Math" w:hAnsi="Cambria Math"/>
                      </w:rPr>
                    </m:ctrlPr>
                  </m:dPr>
                  <m:e>
                    <m:r>
                      <w:ins w:id="113" w:author="Batbold Sangi (v5)" w:date="2026-08-05T12:00:00Z" w16du:dateUtc="2026-08-05T04:00:00Z">
                        <m:rPr>
                          <m:sty m:val="p"/>
                        </m:rPr>
                        <w:rPr>
                          <w:rFonts w:ascii="Cambria Math" w:hAnsi="Cambria Math"/>
                        </w:rPr>
                        <m:t>LOAD/</m:t>
                      </w:ins>
                    </m:r>
                    <m:sSub>
                      <m:sSubPr>
                        <m:ctrlPr>
                          <w:rPr>
                            <w:rFonts w:ascii="Cambria Math" w:hAnsi="Cambria Math"/>
                          </w:rPr>
                        </m:ctrlPr>
                      </m:sSubPr>
                      <m:e>
                        <m:r>
                          <w:ins w:id="114" w:author="Batbold Sangi (v5)" w:date="2026-08-05T12:00:00Z" w16du:dateUtc="2026-08-05T04:00:00Z">
                            <w:rPr>
                              <w:rFonts w:ascii="Cambria Math" w:hAnsi="Cambria Math"/>
                            </w:rPr>
                            <m:t>v</m:t>
                          </w:ins>
                        </m:r>
                      </m:e>
                      <m:sub>
                        <m:r>
                          <w:ins w:id="115" w:author="Batbold Sangi (v5)" w:date="2026-08-05T12:00:00Z" w16du:dateUtc="2026-08-05T04:00:00Z">
                            <w:rPr>
                              <w:rFonts w:ascii="Cambria Math" w:hAnsi="Cambria Math"/>
                            </w:rPr>
                            <m:t>mill</m:t>
                          </w:ins>
                        </m:r>
                      </m:sub>
                    </m:sSub>
                    <m:r>
                      <w:ins w:id="116" w:author="Batbold Sangi (v5)" w:date="2026-08-05T12:00:00Z" w16du:dateUtc="2026-08-05T04:00:00Z">
                        <m:rPr>
                          <m:sty m:val="p"/>
                        </m:rPr>
                        <w:rPr>
                          <w:rFonts w:ascii="Cambria Math" w:hAnsi="Cambria Math"/>
                        </w:rPr>
                        <m:t>-</m:t>
                      </w:ins>
                    </m:r>
                    <m:sSub>
                      <m:sSubPr>
                        <m:ctrlPr>
                          <w:rPr>
                            <w:rFonts w:ascii="Cambria Math" w:hAnsi="Cambria Math"/>
                          </w:rPr>
                        </m:ctrlPr>
                      </m:sSubPr>
                      <m:e>
                        <m:r>
                          <w:ins w:id="117" w:author="Batbold Sangi (v5)" w:date="2026-08-05T12:00:00Z" w16du:dateUtc="2026-08-05T04:00:00Z">
                            <w:rPr>
                              <w:rFonts w:ascii="Cambria Math" w:hAnsi="Cambria Math"/>
                            </w:rPr>
                            <m:t>v</m:t>
                          </w:ins>
                        </m:r>
                      </m:e>
                      <m:sub>
                        <m:sSub>
                          <m:sSubPr>
                            <m:ctrlPr>
                              <w:rPr>
                                <w:rFonts w:ascii="Cambria Math" w:hAnsi="Cambria Math"/>
                              </w:rPr>
                            </m:ctrlPr>
                          </m:sSubPr>
                          <m:e>
                            <m:r>
                              <w:ins w:id="118" w:author="Batbold Sangi (v5)" w:date="2026-08-05T12:00:00Z" w16du:dateUtc="2026-08-05T04:00:00Z">
                                <w:rPr>
                                  <w:rFonts w:ascii="Cambria Math" w:hAnsi="Cambria Math"/>
                                </w:rPr>
                                <m:t>P</m:t>
                              </w:ins>
                            </m:r>
                          </m:e>
                          <m:sub>
                            <m:r>
                              <w:ins w:id="119" w:author="Batbold Sangi (v5)" w:date="2026-08-05T12:00:00Z" w16du:dateUtc="2026-08-05T04:00:00Z">
                                <w:rPr>
                                  <w:rFonts w:ascii="Cambria Math" w:hAnsi="Cambria Math"/>
                                </w:rPr>
                                <m:t>max</m:t>
                              </w:ins>
                            </m:r>
                          </m:sub>
                        </m:sSub>
                      </m:sub>
                    </m:sSub>
                  </m:e>
                </m:d>
              </m:e>
            </m:d>
          </m:den>
        </m:f>
      </m:oMath>
      <w:ins w:id="120" w:author="Batbold Sangi (v5)" w:date="2026-08-05T12:00:00Z" w16du:dateUtc="2026-08-05T04:00:00Z">
        <w:r>
          <w:rPr>
            <w:rFonts w:ascii="Times New Roman" w:hAnsi="Times New Roman"/>
          </w:rPr>
          <w:tab/>
          <w:t>(6)</w:t>
        </w:r>
      </w:ins>
    </w:p>
    <w:p w14:paraId="72B9B7C8" w14:textId="77777777" w:rsidR="001C27FF" w:rsidRDefault="00000000">
      <w:pPr>
        <w:pStyle w:val="BodyText"/>
        <w:rPr>
          <w:ins w:id="121" w:author="Batbold Sangi (v5)" w:date="2026-08-05T12:00:00Z" w16du:dateUtc="2026-08-05T04:00:00Z"/>
        </w:rPr>
      </w:pPr>
      <w:ins w:id="122" w:author="Batbold Sangi (v5)" w:date="2026-08-05T12:00:00Z" w16du:dateUtc="2026-08-05T04:00:00Z">
        <w:r>
          <w:t xml:space="preserve">where </w:t>
        </w:r>
        <w:r>
          <w:rPr>
            <w:i/>
            <w:iCs/>
          </w:rPr>
          <w:t>φ</w:t>
        </w:r>
        <w:r>
          <w:t xml:space="preserve"> is an empirical slurry-rheology factor and LOAD the total charge volume in the mill volume </w:t>
        </w:r>
        <w:proofErr w:type="spellStart"/>
        <w:r>
          <w:rPr>
            <w:i/>
            <w:iCs/>
          </w:rPr>
          <w:t>v</w:t>
        </w:r>
        <w:r>
          <w:rPr>
            <w:vertAlign w:val="subscript"/>
          </w:rPr>
          <w:t>mill</w:t>
        </w:r>
        <w:proofErr w:type="spellEnd"/>
        <w:r>
          <w:t xml:space="preserve">. The two ore-hardness parameters sit here. </w:t>
        </w:r>
        <w:proofErr w:type="spellStart"/>
        <w:r>
          <w:rPr>
            <w:i/>
            <w:iCs/>
          </w:rPr>
          <w:t>φ</w:t>
        </w:r>
        <w:r>
          <w:rPr>
            <w:i/>
            <w:iCs/>
            <w:vertAlign w:val="subscript"/>
          </w:rPr>
          <w:t>r</w:t>
        </w:r>
        <w:proofErr w:type="spellEnd"/>
        <w:r>
          <w:t xml:space="preserve"> (kWh/t) is the energy required per tonne of rocks broken. </w:t>
        </w:r>
        <w:proofErr w:type="spellStart"/>
        <w:r>
          <w:rPr>
            <w:i/>
            <w:iCs/>
          </w:rPr>
          <w:t>φ</w:t>
        </w:r>
        <w:r>
          <w:rPr>
            <w:i/>
            <w:iCs/>
            <w:vertAlign w:val="subscript"/>
          </w:rPr>
          <w:t>f</w:t>
        </w:r>
        <w:proofErr w:type="spellEnd"/>
        <w:r>
          <w:t xml:space="preserve"> (kWh/t) is the power needed per tonne of fines produced, with </w:t>
        </w:r>
        <w:r>
          <w:rPr>
            <w:i/>
            <w:iCs/>
          </w:rPr>
          <w:t>α</w:t>
        </w:r>
        <w:proofErr w:type="spellStart"/>
        <w:r>
          <w:rPr>
            <w:i/>
            <w:iCs/>
            <w:vertAlign w:val="subscript"/>
          </w:rPr>
          <w:t>φf</w:t>
        </w:r>
        <w:proofErr w:type="spellEnd"/>
        <w:r>
          <w:t xml:space="preserve"> a small filling correction. Mill power draw is parabolic in the charge and the rheology and scales with the mill speed [1], [4]:</w:t>
        </w:r>
      </w:ins>
    </w:p>
    <w:p w14:paraId="59CC5EBA" w14:textId="77777777" w:rsidR="001C27FF" w:rsidRDefault="00000000">
      <w:pPr>
        <w:pStyle w:val="equation"/>
        <w:tabs>
          <w:tab w:val="clear" w:pos="2520"/>
          <w:tab w:val="clear" w:pos="5040"/>
          <w:tab w:val="center" w:pos="2340"/>
          <w:tab w:val="right" w:pos="4880"/>
        </w:tabs>
        <w:rPr>
          <w:ins w:id="123" w:author="Batbold Sangi (v5)" w:date="2026-08-05T12:00:00Z" w16du:dateUtc="2026-08-05T04:00:00Z"/>
          <w:rFonts w:hint="eastAsia"/>
        </w:rPr>
      </w:pPr>
      <w:ins w:id="124" w:author="Batbold Sangi (v5)" w:date="2026-08-05T12:00:00Z" w16du:dateUtc="2026-08-05T04:00:00Z">
        <w:r>
          <w:rPr>
            <w:rFonts w:ascii="Times New Roman" w:hAnsi="Times New Roman"/>
          </w:rPr>
          <w:tab/>
        </w:r>
      </w:ins>
      <m:oMath>
        <m:sSub>
          <m:sSubPr>
            <m:ctrlPr>
              <w:rPr>
                <w:rFonts w:ascii="Cambria Math" w:hAnsi="Cambria Math"/>
              </w:rPr>
            </m:ctrlPr>
          </m:sSubPr>
          <m:e>
            <m:r>
              <w:ins w:id="125" w:author="Batbold Sangi (v5)" w:date="2026-08-05T12:00:00Z" w16du:dateUtc="2026-08-05T04:00:00Z">
                <w:rPr>
                  <w:rFonts w:ascii="Cambria Math" w:hAnsi="Cambria Math"/>
                </w:rPr>
                <m:t>P</m:t>
              </w:ins>
            </m:r>
          </m:e>
          <m:sub>
            <m:r>
              <w:ins w:id="126" w:author="Batbold Sangi (v5)" w:date="2026-08-05T12:00:00Z" w16du:dateUtc="2026-08-05T04:00:00Z">
                <w:rPr>
                  <w:rFonts w:ascii="Cambria Math" w:hAnsi="Cambria Math"/>
                </w:rPr>
                <m:t>mill</m:t>
              </w:ins>
            </m:r>
          </m:sub>
        </m:sSub>
        <m:r>
          <w:ins w:id="127" w:author="Batbold Sangi (v5)" w:date="2026-08-05T12:00:00Z" w16du:dateUtc="2026-08-05T04:00:00Z">
            <m:rPr>
              <m:sty m:val="p"/>
            </m:rPr>
            <w:rPr>
              <w:rFonts w:ascii="Cambria Math" w:hAnsi="Cambria Math"/>
            </w:rPr>
            <m:t>=</m:t>
          </w:ins>
        </m:r>
        <m:sSub>
          <m:sSubPr>
            <m:ctrlPr>
              <w:rPr>
                <w:rFonts w:ascii="Cambria Math" w:hAnsi="Cambria Math"/>
              </w:rPr>
            </m:ctrlPr>
          </m:sSubPr>
          <m:e>
            <m:r>
              <w:ins w:id="128" w:author="Batbold Sangi (v5)" w:date="2026-08-05T12:00:00Z" w16du:dateUtc="2026-08-05T04:00:00Z">
                <w:rPr>
                  <w:rFonts w:ascii="Cambria Math" w:hAnsi="Cambria Math"/>
                </w:rPr>
                <m:t>P</m:t>
              </w:ins>
            </m:r>
          </m:e>
          <m:sub>
            <m:r>
              <w:ins w:id="129" w:author="Batbold Sangi (v5)" w:date="2026-08-05T12:00:00Z" w16du:dateUtc="2026-08-05T04:00:00Z">
                <w:rPr>
                  <w:rFonts w:ascii="Cambria Math" w:hAnsi="Cambria Math"/>
                </w:rPr>
                <m:t>max</m:t>
              </w:ins>
            </m:r>
          </m:sub>
        </m:sSub>
        <m:d>
          <m:dPr>
            <m:ctrlPr>
              <w:rPr>
                <w:rFonts w:ascii="Cambria Math" w:hAnsi="Cambria Math"/>
              </w:rPr>
            </m:ctrlPr>
          </m:dPr>
          <m:e>
            <m:r>
              <w:ins w:id="130" w:author="Batbold Sangi (v5)" w:date="2026-08-05T12:00:00Z" w16du:dateUtc="2026-08-05T04:00:00Z">
                <w:rPr>
                  <w:rFonts w:ascii="Cambria Math" w:hAnsi="Cambria Math"/>
                </w:rPr>
                <m:t>1</m:t>
              </w:ins>
            </m:r>
            <m:r>
              <w:ins w:id="131" w:author="Batbold Sangi (v5)" w:date="2026-08-05T12:00:00Z" w16du:dateUtc="2026-08-05T04:00:00Z">
                <m:rPr>
                  <m:sty m:val="p"/>
                </m:rPr>
                <w:rPr>
                  <w:rFonts w:ascii="Cambria Math" w:hAnsi="Cambria Math"/>
                </w:rPr>
                <m:t>-</m:t>
              </w:ins>
            </m:r>
            <m:sSub>
              <m:sSubPr>
                <m:ctrlPr>
                  <w:rPr>
                    <w:rFonts w:ascii="Cambria Math" w:hAnsi="Cambria Math"/>
                  </w:rPr>
                </m:ctrlPr>
              </m:sSubPr>
              <m:e>
                <m:r>
                  <w:ins w:id="132" w:author="Batbold Sangi (v5)" w:date="2026-08-05T12:00:00Z" w16du:dateUtc="2026-08-05T04:00:00Z">
                    <w:rPr>
                      <w:rFonts w:ascii="Cambria Math" w:hAnsi="Cambria Math"/>
                    </w:rPr>
                    <m:t>δ</m:t>
                  </w:ins>
                </m:r>
              </m:e>
              <m:sub>
                <m:r>
                  <w:ins w:id="133" w:author="Batbold Sangi (v5)" w:date="2026-08-05T12:00:00Z" w16du:dateUtc="2026-08-05T04:00:00Z">
                    <w:rPr>
                      <w:rFonts w:ascii="Cambria Math" w:hAnsi="Cambria Math"/>
                    </w:rPr>
                    <m:t>Pv</m:t>
                  </w:ins>
                </m:r>
              </m:sub>
            </m:sSub>
            <m:sSubSup>
              <m:sSubSupPr>
                <m:ctrlPr>
                  <w:rPr>
                    <w:rFonts w:ascii="Cambria Math" w:hAnsi="Cambria Math"/>
                  </w:rPr>
                </m:ctrlPr>
              </m:sSubSupPr>
              <m:e>
                <m:r>
                  <w:ins w:id="134" w:author="Batbold Sangi (v5)" w:date="2026-08-05T12:00:00Z" w16du:dateUtc="2026-08-05T04:00:00Z">
                    <w:rPr>
                      <w:rFonts w:ascii="Cambria Math" w:hAnsi="Cambria Math"/>
                    </w:rPr>
                    <m:t>Z</m:t>
                  </w:ins>
                </m:r>
              </m:e>
              <m:sub>
                <m:r>
                  <w:ins w:id="135" w:author="Batbold Sangi (v5)" w:date="2026-08-05T12:00:00Z" w16du:dateUtc="2026-08-05T04:00:00Z">
                    <w:rPr>
                      <w:rFonts w:ascii="Cambria Math" w:hAnsi="Cambria Math"/>
                    </w:rPr>
                    <m:t>x</m:t>
                  </w:ins>
                </m:r>
              </m:sub>
              <m:sup>
                <m:r>
                  <w:ins w:id="136" w:author="Batbold Sangi (v5)" w:date="2026-08-05T12:00:00Z" w16du:dateUtc="2026-08-05T04:00:00Z">
                    <w:rPr>
                      <w:rFonts w:ascii="Cambria Math" w:hAnsi="Cambria Math"/>
                    </w:rPr>
                    <m:t>2</m:t>
                  </w:ins>
                </m:r>
              </m:sup>
            </m:sSubSup>
            <m:r>
              <w:ins w:id="137" w:author="Batbold Sangi (v5)" w:date="2026-08-05T12:00:00Z" w16du:dateUtc="2026-08-05T04:00:00Z">
                <m:rPr>
                  <m:sty m:val="p"/>
                </m:rPr>
                <w:rPr>
                  <w:rFonts w:ascii="Cambria Math" w:hAnsi="Cambria Math"/>
                </w:rPr>
                <m:t>-</m:t>
              </w:ins>
            </m:r>
            <m:sSub>
              <m:sSubPr>
                <m:ctrlPr>
                  <w:rPr>
                    <w:rFonts w:ascii="Cambria Math" w:hAnsi="Cambria Math"/>
                  </w:rPr>
                </m:ctrlPr>
              </m:sSubPr>
              <m:e>
                <m:r>
                  <w:ins w:id="138" w:author="Batbold Sangi (v5)" w:date="2026-08-05T12:00:00Z" w16du:dateUtc="2026-08-05T04:00:00Z">
                    <w:rPr>
                      <w:rFonts w:ascii="Cambria Math" w:hAnsi="Cambria Math"/>
                    </w:rPr>
                    <m:t>δ</m:t>
                  </w:ins>
                </m:r>
              </m:e>
              <m:sub>
                <m:r>
                  <w:ins w:id="139" w:author="Batbold Sangi (v5)" w:date="2026-08-05T12:00:00Z" w16du:dateUtc="2026-08-05T04:00:00Z">
                    <w:rPr>
                      <w:rFonts w:ascii="Cambria Math" w:hAnsi="Cambria Math"/>
                    </w:rPr>
                    <m:t>Ps</m:t>
                  </w:ins>
                </m:r>
              </m:sub>
            </m:sSub>
            <m:sSubSup>
              <m:sSubSupPr>
                <m:ctrlPr>
                  <w:rPr>
                    <w:rFonts w:ascii="Cambria Math" w:hAnsi="Cambria Math"/>
                  </w:rPr>
                </m:ctrlPr>
              </m:sSubSupPr>
              <m:e>
                <m:r>
                  <w:ins w:id="140" w:author="Batbold Sangi (v5)" w:date="2026-08-05T12:00:00Z" w16du:dateUtc="2026-08-05T04:00:00Z">
                    <w:rPr>
                      <w:rFonts w:ascii="Cambria Math" w:hAnsi="Cambria Math"/>
                    </w:rPr>
                    <m:t>Z</m:t>
                  </w:ins>
                </m:r>
              </m:e>
              <m:sub>
                <m:r>
                  <w:ins w:id="141" w:author="Batbold Sangi (v5)" w:date="2026-08-05T12:00:00Z" w16du:dateUtc="2026-08-05T04:00:00Z">
                    <w:rPr>
                      <w:rFonts w:ascii="Cambria Math" w:hAnsi="Cambria Math"/>
                    </w:rPr>
                    <m:t>r</m:t>
                  </w:ins>
                </m:r>
              </m:sub>
              <m:sup>
                <m:r>
                  <w:ins w:id="142" w:author="Batbold Sangi (v5)" w:date="2026-08-05T12:00:00Z" w16du:dateUtc="2026-08-05T04:00:00Z">
                    <w:rPr>
                      <w:rFonts w:ascii="Cambria Math" w:hAnsi="Cambria Math"/>
                    </w:rPr>
                    <m:t>2</m:t>
                  </w:ins>
                </m:r>
              </m:sup>
            </m:sSubSup>
          </m:e>
        </m:d>
        <m:r>
          <w:ins w:id="143" w:author="Batbold Sangi (v5)" w:date="2026-08-05T12:00:00Z" w16du:dateUtc="2026-08-05T04:00:00Z">
            <w:rPr>
              <w:rFonts w:ascii="Cambria Math" w:hAnsi="Cambria Math"/>
            </w:rPr>
            <m:t> </m:t>
          </w:ins>
        </m:r>
        <m:sSub>
          <m:sSubPr>
            <m:ctrlPr>
              <w:rPr>
                <w:rFonts w:ascii="Cambria Math" w:hAnsi="Cambria Math"/>
              </w:rPr>
            </m:ctrlPr>
          </m:sSubPr>
          <m:e>
            <m:r>
              <w:ins w:id="144" w:author="Batbold Sangi (v5)" w:date="2026-08-05T12:00:00Z" w16du:dateUtc="2026-08-05T04:00:00Z">
                <w:rPr>
                  <w:rFonts w:ascii="Cambria Math" w:hAnsi="Cambria Math"/>
                </w:rPr>
                <m:t>φ</m:t>
              </w:ins>
            </m:r>
          </m:e>
          <m:sub>
            <m:r>
              <w:ins w:id="145" w:author="Batbold Sangi (v5)" w:date="2026-08-05T12:00:00Z" w16du:dateUtc="2026-08-05T04:00:00Z">
                <w:rPr>
                  <w:rFonts w:ascii="Cambria Math" w:hAnsi="Cambria Math"/>
                </w:rPr>
                <m:t>c</m:t>
              </w:ins>
            </m:r>
          </m:sub>
        </m:sSub>
      </m:oMath>
      <w:ins w:id="146" w:author="Batbold Sangi (v5)" w:date="2026-08-05T12:00:00Z" w16du:dateUtc="2026-08-05T04:00:00Z">
        <w:r>
          <w:rPr>
            <w:rFonts w:ascii="Times New Roman" w:hAnsi="Times New Roman"/>
          </w:rPr>
          <w:tab/>
          <w:t>(7)</w:t>
        </w:r>
      </w:ins>
    </w:p>
    <w:p w14:paraId="7DDEEDF5" w14:textId="77777777" w:rsidR="001C27FF" w:rsidRDefault="00000000">
      <w:pPr>
        <w:pStyle w:val="BodyText"/>
        <w:rPr>
          <w:ins w:id="147" w:author="Batbold Sangi (v5)" w:date="2026-08-05T12:00:00Z" w16du:dateUtc="2026-08-05T04:00:00Z"/>
        </w:rPr>
      </w:pPr>
      <w:ins w:id="148" w:author="Batbold Sangi (v5)" w:date="2026-08-05T12:00:00Z" w16du:dateUtc="2026-08-05T04:00:00Z">
        <w:r>
          <w:t xml:space="preserve">where </w:t>
        </w:r>
        <w:proofErr w:type="spellStart"/>
        <w:r>
          <w:rPr>
            <w:i/>
            <w:iCs/>
          </w:rPr>
          <w:t>Z</w:t>
        </w:r>
        <w:r>
          <w:rPr>
            <w:i/>
            <w:iCs/>
            <w:vertAlign w:val="subscript"/>
          </w:rPr>
          <w:t>x</w:t>
        </w:r>
        <w:proofErr w:type="spellEnd"/>
        <w:r>
          <w:t xml:space="preserve"> measures the charge against the filling at maximum power, </w:t>
        </w:r>
        <w:r>
          <w:rPr>
            <w:i/>
            <w:iCs/>
          </w:rPr>
          <w:t>Z</w:t>
        </w:r>
        <w:r>
          <w:rPr>
            <w:i/>
            <w:iCs/>
            <w:vertAlign w:val="subscript"/>
          </w:rPr>
          <w:t>r</w:t>
        </w:r>
        <w:r>
          <w:t xml:space="preserve"> measures the rheology factor against its value at maximum power, and the cross term and speed exponent of [1] are at their default values. In the benchmark, all other model parameters are held constant. The parameters </w:t>
        </w:r>
        <w:r>
          <w:rPr>
            <w:i/>
            <w:iCs/>
          </w:rPr>
          <w:t>α</w:t>
        </w:r>
        <w:r>
          <w:rPr>
            <w:i/>
            <w:iCs/>
            <w:vertAlign w:val="subscript"/>
          </w:rPr>
          <w:t>r</w:t>
        </w:r>
        <w:r>
          <w:t xml:space="preserve"> and </w:t>
        </w:r>
        <w:proofErr w:type="spellStart"/>
        <w:r>
          <w:rPr>
            <w:i/>
            <w:iCs/>
          </w:rPr>
          <w:t>φ</w:t>
        </w:r>
        <w:r>
          <w:rPr>
            <w:i/>
            <w:iCs/>
            <w:vertAlign w:val="subscript"/>
          </w:rPr>
          <w:t>f</w:t>
        </w:r>
        <w:proofErr w:type="spellEnd"/>
        <w:r>
          <w:t xml:space="preserve"> are the main varying parameters, representing the varying ore disturbance (Section V).</w:t>
        </w:r>
      </w:ins>
    </w:p>
    <w:p w14:paraId="184934BB" w14:textId="77777777" w:rsidR="00F07212" w:rsidRDefault="0042037A">
      <w:pPr>
        <w:pStyle w:val="BodyText"/>
      </w:pPr>
      <w:r>
        <w:t>The model</w:t>
      </w:r>
      <w:del w:id="149" w:author="Batbold Sangi (v5)" w:date="2026-08-05T12:00:00Z" w16du:dateUtc="2026-08-05T04:00:00Z">
        <w:r>
          <w:delText xml:space="preserve"> is credible as a control testbed. It</w:delText>
        </w:r>
      </w:del>
      <w:r>
        <w:t xml:space="preserve"> was fitted and validated on a real single-stage plant [1], has been dynamically validated against industrial step-test data [4], and is a de facto standard testbed in the milling control literature.</w:t>
      </w:r>
    </w:p>
    <w:p w14:paraId="4B78A640" w14:textId="77777777" w:rsidR="00F07212" w:rsidRDefault="0042037A">
      <w:pPr>
        <w:pStyle w:val="BodyText"/>
      </w:pPr>
      <w:r>
        <w:t>Every controller in this study estimates the plant state with the same augmented extended Kalman filter (EKF). It estimates the eight hold-up states plus a slowly varying ore-hardness parameter as a ninth state. Using one estimator across all controllers keeps the comparison apples-to-apples, so that only the control law differs.</w:t>
      </w:r>
    </w:p>
    <w:p w14:paraId="6E8EC78E" w14:textId="77777777" w:rsidR="00F07212" w:rsidRDefault="0042037A">
      <w:pPr>
        <w:keepNext/>
        <w:spacing w:before="120" w:after="60"/>
      </w:pPr>
      <w:r>
        <w:rPr>
          <w:noProof/>
        </w:rPr>
        <w:drawing>
          <wp:inline distT="0" distB="0" distL="0" distR="0" wp14:anchorId="6589B59C" wp14:editId="6F0900C1">
            <wp:extent cx="2541016" cy="2327329"/>
            <wp:effectExtent l="0" t="0" r="0" b="0"/>
            <wp:docPr id="101" name="Figur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AGmill.png"/>
                    <pic:cNvPicPr/>
                  </pic:nvPicPr>
                  <pic:blipFill>
                    <a:blip r:embed="rId11"/>
                    <a:stretch>
                      <a:fillRect/>
                    </a:stretch>
                  </pic:blipFill>
                  <pic:spPr>
                    <a:xfrm>
                      <a:off x="0" y="0"/>
                      <a:ext cx="2541016" cy="2327329"/>
                    </a:xfrm>
                    <a:prstGeom prst="rect">
                      <a:avLst/>
                    </a:prstGeom>
                  </pic:spPr>
                </pic:pic>
              </a:graphicData>
            </a:graphic>
          </wp:inline>
        </w:drawing>
      </w:r>
    </w:p>
    <w:p w14:paraId="768A7869" w14:textId="77777777" w:rsidR="00F07212" w:rsidRDefault="0042037A">
      <w:pPr>
        <w:pStyle w:val="figurecaption"/>
      </w:pPr>
      <w:r>
        <w:t xml:space="preserve">Single-stage SAG grinding circuit with mill, sump and </w:t>
      </w:r>
      <w:proofErr w:type="spellStart"/>
      <w:r>
        <w:t>hydrocyclone</w:t>
      </w:r>
      <w:proofErr w:type="spellEnd"/>
      <w:r>
        <w:t>. The manipulated variables are the feed solids, the mill inlet and sump water, the cyclone feed flow and the mill speed. The controlled variables are the mill filling, the sump volume and the product size.</w:t>
      </w:r>
    </w:p>
    <w:p w14:paraId="393A4EA7" w14:textId="77777777" w:rsidR="00F07212" w:rsidRDefault="0042037A">
      <w:pPr>
        <w:pStyle w:val="Heading1"/>
      </w:pPr>
      <w:r>
        <w:t>A Modular Energy-</w:t>
      </w:r>
      <w:proofErr w:type="spellStart"/>
      <w:r>
        <w:t>Minimising</w:t>
      </w:r>
      <w:proofErr w:type="spellEnd"/>
      <w:r>
        <w:t xml:space="preserve"> Cost Function</w:t>
      </w:r>
    </w:p>
    <w:p w14:paraId="0CE835E9" w14:textId="77777777" w:rsidR="00F07212" w:rsidRDefault="0042037A">
      <w:pPr>
        <w:pStyle w:val="Heading2"/>
      </w:pPr>
      <w:r>
        <w:t>The plant-wide economic objective</w:t>
      </w:r>
    </w:p>
    <w:p w14:paraId="4368EBEF" w14:textId="77777777" w:rsidR="00F07212" w:rsidRDefault="0042037A">
      <w:pPr>
        <w:pStyle w:val="BodyText"/>
      </w:pPr>
      <w:r>
        <w:t>The economic objective of a grinding mill extends beyond the mill itself. Following the plant-wide framework of le Roux and Craig [2], the comminution circuit’s scalar economic objective is inherited from the larger plant:</w:t>
      </w:r>
    </w:p>
    <w:p w14:paraId="2B3003D2" w14:textId="77777777" w:rsidR="00F07212" w:rsidRDefault="0042037A">
      <w:pPr>
        <w:pStyle w:val="equation"/>
        <w:tabs>
          <w:tab w:val="clear" w:pos="2520"/>
          <w:tab w:val="clear" w:pos="5040"/>
          <w:tab w:val="center" w:pos="2340"/>
          <w:tab w:val="right" w:pos="4880"/>
        </w:tabs>
        <w:rPr>
          <w:rFonts w:hint="eastAsia"/>
        </w:rPr>
      </w:pPr>
      <w:r>
        <w:rPr>
          <w:rFonts w:ascii="Times New Roman" w:hAnsi="Times New Roman"/>
        </w:rPr>
        <w:tab/>
      </w:r>
      <m:oMath>
        <m:sSub>
          <m:sSubPr>
            <m:ctrlPr>
              <w:rPr>
                <w:rFonts w:ascii="Cambria Math" w:hAnsi="Cambria Math"/>
              </w:rPr>
            </m:ctrlPr>
          </m:sSubPr>
          <m:e>
            <m:r>
              <w:rPr>
                <w:rFonts w:ascii="Cambria Math" w:hAnsi="Cambria Math"/>
              </w:rPr>
              <m:t>J</m:t>
            </m:r>
          </m:e>
          <m:sub>
            <m:r>
              <m:rPr>
                <m:sty m:val="p"/>
              </m:rPr>
              <w:rPr>
                <w:rFonts w:ascii="Cambria Math" w:hAnsi="Cambria Math"/>
              </w:rPr>
              <m:t>comm</m:t>
            </m:r>
          </m:sub>
        </m:sSub>
        <m:r>
          <m:rPr>
            <m:sty m:val="p"/>
          </m:rPr>
          <w:rPr>
            <w:rFonts w:ascii="Cambria Math" w:hAnsi="Cambria Math"/>
          </w:rPr>
          <m:t>=</m:t>
        </m:r>
        <m:r>
          <w:rPr>
            <w:rFonts w:ascii="Cambria Math" w:hAnsi="Cambria Math"/>
          </w:rPr>
          <m:t>A</m:t>
        </m:r>
        <m:d>
          <m:dPr>
            <m:ctrlPr>
              <w:rPr>
                <w:rFonts w:ascii="Cambria Math" w:hAnsi="Cambria Math"/>
              </w:rPr>
            </m:ctrlPr>
          </m:dPr>
          <m:e>
            <m:r>
              <m:rPr>
                <m:sty m:val="p"/>
              </m:rPr>
              <w:rPr>
                <w:rFonts w:ascii="Cambria Math" w:hAnsi="Cambria Math"/>
              </w:rPr>
              <m:t>PSE</m:t>
            </m:r>
          </m:e>
        </m:d>
        <m:r>
          <w:rPr>
            <w:rFonts w:ascii="Cambria Math" w:hAnsi="Cambria Math"/>
          </w:rPr>
          <m:t> </m:t>
        </m:r>
        <m:r>
          <m:rPr>
            <m:sty m:val="p"/>
          </m:rPr>
          <w:rPr>
            <w:rFonts w:ascii="Cambria Math" w:hAnsi="Cambria Math"/>
          </w:rPr>
          <m:t>TP-</m:t>
        </m:r>
        <m:r>
          <w:rPr>
            <w:rFonts w:ascii="Cambria Math" w:hAnsi="Cambria Math"/>
          </w:rPr>
          <m:t>B </m:t>
        </m:r>
        <m:sSub>
          <m:sSubPr>
            <m:ctrlPr>
              <w:rPr>
                <w:rFonts w:ascii="Cambria Math" w:hAnsi="Cambria Math"/>
              </w:rPr>
            </m:ctrlPr>
          </m:sSubPr>
          <m:e>
            <m:r>
              <w:rPr>
                <w:rFonts w:ascii="Cambria Math" w:hAnsi="Cambria Math"/>
              </w:rPr>
              <m:t>P</m:t>
            </m:r>
          </m:e>
          <m:sub>
            <m:r>
              <m:rPr>
                <m:sty m:val="p"/>
              </m:rPr>
              <w:rPr>
                <w:rFonts w:ascii="Cambria Math" w:hAnsi="Cambria Math"/>
              </w:rPr>
              <m:t>mill</m:t>
            </m:r>
          </m:sub>
        </m:sSub>
      </m:oMath>
      <w:r>
        <w:rPr>
          <w:rFonts w:ascii="Times New Roman" w:hAnsi="Times New Roman"/>
        </w:rPr>
        <w:tab/>
      </w:r>
      <w:ins w:id="150" w:author="Batbold Sangi (v5)" w:date="2026-08-05T12:00:00Z" w16du:dateUtc="2026-08-05T04:00:00Z">
        <w:r>
          <w:rPr>
            <w:rFonts w:ascii="Times New Roman" w:hAnsi="Times New Roman"/>
          </w:rPr>
          <w:t>(8)</w:t>
        </w:r>
      </w:ins>
      <w:del w:id="151" w:author="Batbold Sangi (v5)" w:date="2026-08-05T12:00:00Z" w16du:dateUtc="2026-08-05T04:00:00Z">
        <w:r>
          <w:rPr>
            <w:rFonts w:ascii="Times New Roman" w:hAnsi="Times New Roman"/>
          </w:rPr>
          <w:delText>(1)</w:delText>
        </w:r>
      </w:del>
    </w:p>
    <w:p w14:paraId="6C0F5A84" w14:textId="77777777" w:rsidR="00F07212" w:rsidRDefault="0042037A">
      <w:pPr>
        <w:pStyle w:val="BodyText"/>
        <w:ind w:firstLine="0"/>
      </w:pPr>
      <w:r>
        <w:t xml:space="preserve">where TP is throughput, </w:t>
      </w:r>
      <w:proofErr w:type="spellStart"/>
      <w:r>
        <w:rPr>
          <w:i/>
          <w:iCs/>
        </w:rPr>
        <w:t>P</w:t>
      </w:r>
      <w:r>
        <w:rPr>
          <w:vertAlign w:val="subscript"/>
        </w:rPr>
        <w:t>mill</w:t>
      </w:r>
      <w:proofErr w:type="spellEnd"/>
      <w:r>
        <w:t xml:space="preserve"> is mill power, </w:t>
      </w:r>
      <w:r>
        <w:rPr>
          <w:i/>
          <w:iCs/>
        </w:rPr>
        <w:t>and B</w:t>
      </w:r>
      <w:r>
        <w:t xml:space="preserve"> is the effective energy-plus-media price in dollars per kWh. The term A(PSE) is a net return per tonne. It folds in the flotation recovery and the concentrate grade, both empirical functions of PSE. </w:t>
      </w:r>
      <w:del w:id="152" w:author="Batbold Sangi (v5)" w:date="2026-08-05T12:00:00Z" w16du:dateUtc="2026-08-05T04:00:00Z">
        <w:r>
          <w:delText xml:space="preserve">This objective has a real optimum inside the operating range, not on a limit. Feeding more tonnes makes the grind coarser, and a coarser product returns less per tonne through recovery and grade. Beyond some point, the extra tonnes are worth less than the value lost on every tonne. </w:delText>
        </w:r>
      </w:del>
      <w:r>
        <w:t xml:space="preserve">The plant-wide layer maximises this </w:t>
      </w:r>
      <w:ins w:id="153" w:author="Batbold Sangi (v5)" w:date="2026-08-05T12:00:00Z" w16du:dateUtc="2026-08-05T04:00:00Z">
        <w:r>
          <w:t>objective for the whole plant and hands</w:t>
        </w:r>
      </w:ins>
      <w:del w:id="154" w:author="Batbold Sangi (v5)" w:date="2026-08-05T12:00:00Z" w16du:dateUtc="2026-08-05T04:00:00Z">
        <w:r>
          <w:delText>objective on a slow, event-triggered cadence and hands</w:delText>
        </w:r>
      </w:del>
      <w:r>
        <w:t xml:space="preserve"> the comminution </w:t>
      </w:r>
      <w:ins w:id="155" w:author="Batbold Sangi (v5)" w:date="2026-08-05T12:00:00Z" w16du:dateUtc="2026-08-05T04:00:00Z">
        <w:r>
          <w:t>circuit a desired throughput. The desired product size comes from the downstream flotation requirement [2].</w:t>
        </w:r>
      </w:ins>
      <w:del w:id="156" w:author="Batbold Sangi (v5)" w:date="2026-08-05T12:00:00Z" w16du:dateUtc="2026-08-05T04:00:00Z">
        <w:r>
          <w:delText>circuit a desired product size and a desired throughput [2].</w:delText>
        </w:r>
      </w:del>
      <w:r>
        <w:t xml:space="preserve"> In this study we take </w:t>
      </w:r>
      <w:r>
        <w:rPr>
          <w:i/>
          <w:iCs/>
        </w:rPr>
        <w:t>A</w:t>
      </w:r>
      <w:r>
        <w:t xml:space="preserve"> as a constant to simplify </w:t>
      </w:r>
      <w:r>
        <w:lastRenderedPageBreak/>
        <w:t xml:space="preserve">the calculation. The PSE-dependent part of </w:t>
      </w:r>
      <w:r>
        <w:rPr>
          <w:i/>
          <w:iCs/>
        </w:rPr>
        <w:t>A</w:t>
      </w:r>
      <w:r>
        <w:t xml:space="preserve"> is a second-order effect over the narrow PSE band the quality floor allows.</w:t>
      </w:r>
    </w:p>
    <w:p w14:paraId="241061E1" w14:textId="77777777" w:rsidR="00F07212" w:rsidRDefault="0042037A">
      <w:pPr>
        <w:pStyle w:val="BodyText"/>
      </w:pPr>
      <w:r>
        <w:t>The key observation is that this interface, a product-size floor and a throughput demand, is exactly what a mill-level controller needs as its constraints.</w:t>
      </w:r>
    </w:p>
    <w:p w14:paraId="2387CC2F" w14:textId="77777777" w:rsidR="00F07212" w:rsidRDefault="0042037A">
      <w:pPr>
        <w:pStyle w:val="Heading2"/>
      </w:pPr>
      <w:r>
        <w:t xml:space="preserve">Mill-level profit </w:t>
      </w:r>
      <w:proofErr w:type="spellStart"/>
      <w:r>
        <w:t>maximisation</w:t>
      </w:r>
      <w:proofErr w:type="spellEnd"/>
      <w:r>
        <w:t xml:space="preserve"> and its side effects</w:t>
      </w:r>
    </w:p>
    <w:p w14:paraId="2BB0D994" w14:textId="77777777" w:rsidR="00F07212" w:rsidRDefault="0042037A">
      <w:pPr>
        <w:pStyle w:val="BodyText"/>
      </w:pPr>
      <w:r>
        <w:t>If the revenue term is instead placed directly in a mill controller, as −</w:t>
      </w:r>
      <w:r>
        <w:rPr>
          <w:i/>
          <w:iCs/>
        </w:rPr>
        <w:t>A</w:t>
      </w:r>
      <w:r>
        <w:t xml:space="preserve">·TP + </w:t>
      </w:r>
      <w:r>
        <w:rPr>
          <w:i/>
          <w:iCs/>
        </w:rPr>
        <w:t>B</w:t>
      </w:r>
      <w:r>
        <w:t xml:space="preserve"> </w:t>
      </w:r>
      <w:proofErr w:type="spellStart"/>
      <w:r>
        <w:rPr>
          <w:i/>
          <w:iCs/>
        </w:rPr>
        <w:t>P</w:t>
      </w:r>
      <w:r>
        <w:rPr>
          <w:vertAlign w:val="subscript"/>
        </w:rPr>
        <w:t>mill</w:t>
      </w:r>
      <w:proofErr w:type="spellEnd"/>
      <w:r>
        <w:t>, the objective pursues two goals at once. It maximises revenue and minimises mill power. The energy half still disciplines every tonne.</w:t>
      </w:r>
      <w:del w:id="157" w:author="Batbold Sangi (v5)" w:date="2026-08-05T12:00:00Z" w16du:dateUtc="2026-08-05T04:00:00Z">
        <w:r>
          <w:delText xml:space="preserve"> Section VI shows the profit runs match the energy runs in specific energy.</w:delText>
        </w:r>
      </w:del>
      <w:r>
        <w:t xml:space="preserve"> The two goals are not balanced, though. Revenue exceeds energy cost by more than an order of magnitude</w:t>
      </w:r>
      <w:ins w:id="158" w:author="Batbold Sangi (v5)" w:date="2026-08-05T12:00:00Z" w16du:dateUtc="2026-08-05T04:00:00Z">
        <w:r>
          <w:t xml:space="preserve"> (Section V)</w:t>
        </w:r>
      </w:ins>
      <w:r>
        <w:t>. The stage cost is therefore near-affine in throughput, and its optimum sits on a constraint boundary. The optimiser raises feed and mill speed until a limit stops them, and holds them there. Running the mill at maximum speed continuously, regardless of throughput, is neither good nor common practice.</w:t>
      </w:r>
      <w:del w:id="159" w:author="Batbold Sangi (v5)" w:date="2026-08-05T12:00:00Z" w16du:dateUtc="2026-08-05T04:00:00Z">
        <w:r>
          <w:delText xml:space="preserve"> Liner and media wear grow steeply with speed, and the model carries no wear cost to push back. Profit optimisation at the mill can still be a good choice, for example when the mill is the plant bottleneck and every extra tonne has value.</w:delText>
        </w:r>
      </w:del>
    </w:p>
    <w:p w14:paraId="3A97C694" w14:textId="77777777" w:rsidR="00F07212" w:rsidRDefault="0042037A">
      <w:pPr>
        <w:pStyle w:val="BodyText"/>
        <w:rPr>
          <w:ins w:id="160" w:author="Batbold Sangi (v5)" w:date="2026-08-05T12:00:00Z" w16du:dateUtc="2026-08-05T04:00:00Z"/>
        </w:rPr>
      </w:pPr>
      <w:ins w:id="161" w:author="Batbold Sangi (v5)" w:date="2026-08-05T12:00:00Z" w16du:dateUtc="2026-08-05T04:00:00Z">
        <w:r>
          <w:t>Our simulations confirm this directly (Section VI). The profit runs park the feed near its upper bound, the energy runs settle at the demanded floor, and their specific energies are essentially identical.</w:t>
        </w:r>
      </w:ins>
    </w:p>
    <w:p w14:paraId="6BA9DE00" w14:textId="77777777" w:rsidR="00F07212" w:rsidRDefault="0042037A">
      <w:pPr>
        <w:pStyle w:val="Heading2"/>
      </w:pPr>
      <w:r>
        <w:t>The modular energy-</w:t>
      </w:r>
      <w:proofErr w:type="spellStart"/>
      <w:r>
        <w:t>minimising</w:t>
      </w:r>
      <w:proofErr w:type="spellEnd"/>
      <w:r>
        <w:t xml:space="preserve"> objective</w:t>
      </w:r>
    </w:p>
    <w:p w14:paraId="6EB695B7" w14:textId="77777777" w:rsidR="00F07212" w:rsidRDefault="0042037A">
      <w:pPr>
        <w:pStyle w:val="BodyText"/>
      </w:pPr>
      <w:r>
        <w:t>We therefore lift the revenue term out of the mill controller entirely. The plant-wide layer sets the product-size floor and the throughput demand. The mill controller minimises mill energy for those targets:</w:t>
      </w:r>
    </w:p>
    <w:p w14:paraId="6D9A8716" w14:textId="77777777" w:rsidR="00F07212" w:rsidRDefault="0042037A">
      <w:pPr>
        <w:pStyle w:val="equation"/>
        <w:tabs>
          <w:tab w:val="clear" w:pos="2520"/>
          <w:tab w:val="clear" w:pos="5040"/>
          <w:tab w:val="center" w:pos="2340"/>
          <w:tab w:val="right" w:pos="4880"/>
        </w:tabs>
        <w:rPr>
          <w:rFonts w:hint="eastAsia"/>
        </w:rPr>
      </w:pPr>
      <w:r>
        <w:rPr>
          <w:rFonts w:ascii="Times New Roman" w:hAnsi="Times New Roman"/>
        </w:rPr>
        <w:tab/>
      </w:r>
      <m:oMath>
        <m:r>
          <m:rPr>
            <m:sty m:val="p"/>
          </m:rPr>
          <w:rPr>
            <w:rFonts w:ascii="Cambria Math" w:hAnsi="Cambria Math"/>
          </w:rPr>
          <m:t>min</m:t>
        </m:r>
        <m:r>
          <w:rPr>
            <w:rFonts w:ascii="Cambria Math" w:hAnsi="Cambria Math"/>
          </w:rPr>
          <m:t> B </m:t>
        </m:r>
        <m:sSub>
          <m:sSubPr>
            <m:ctrlPr>
              <w:rPr>
                <w:rFonts w:ascii="Cambria Math" w:hAnsi="Cambria Math"/>
              </w:rPr>
            </m:ctrlPr>
          </m:sSubPr>
          <m:e>
            <m:r>
              <w:rPr>
                <w:rFonts w:ascii="Cambria Math" w:hAnsi="Cambria Math"/>
              </w:rPr>
              <m:t>P</m:t>
            </m:r>
          </m:e>
          <m:sub>
            <m:r>
              <m:rPr>
                <m:sty m:val="p"/>
              </m:rPr>
              <w:rPr>
                <w:rFonts w:ascii="Cambria Math" w:hAnsi="Cambria Math"/>
              </w:rPr>
              <m:t>mill</m:t>
            </m:r>
          </m:sub>
        </m:sSub>
        <m:r>
          <w:rPr>
            <w:rFonts w:ascii="Cambria Math" w:hAnsi="Cambria Math"/>
          </w:rPr>
          <m:t> </m:t>
        </m:r>
        <m:r>
          <m:rPr>
            <m:nor/>
          </m:rPr>
          <m:t>s.t.</m:t>
        </m:r>
        <m:r>
          <w:rPr>
            <w:rFonts w:ascii="Cambria Math" w:hAnsi="Cambria Math"/>
          </w:rPr>
          <m:t>  </m:t>
        </m:r>
        <m:r>
          <m:rPr>
            <m:sty m:val="p"/>
          </m:rPr>
          <w:rPr>
            <w:rFonts w:ascii="Cambria Math" w:hAnsi="Cambria Math"/>
          </w:rPr>
          <m:t>PSE≥</m:t>
        </m:r>
        <m:sSub>
          <m:sSubPr>
            <m:ctrlPr>
              <w:rPr>
                <w:rFonts w:ascii="Cambria Math" w:hAnsi="Cambria Math"/>
              </w:rPr>
            </m:ctrlPr>
          </m:sSubPr>
          <m:e>
            <m:r>
              <m:rPr>
                <m:sty m:val="p"/>
              </m:rPr>
              <w:rPr>
                <w:rFonts w:ascii="Cambria Math" w:hAnsi="Cambria Math"/>
              </w:rPr>
              <m:t>PSE</m:t>
            </m:r>
          </m:e>
          <m:sub>
            <m:r>
              <m:rPr>
                <m:sty m:val="p"/>
              </m:rPr>
              <w:rPr>
                <w:rFonts w:ascii="Cambria Math" w:hAnsi="Cambria Math"/>
              </w:rPr>
              <m:t>min</m:t>
            </m:r>
          </m:sub>
        </m:sSub>
        <m:r>
          <m:rPr>
            <m:sty m:val="p"/>
          </m:rPr>
          <w:rPr>
            <w:rFonts w:ascii="Cambria Math" w:hAnsi="Cambria Math"/>
          </w:rPr>
          <m:t>,</m:t>
        </m:r>
        <m:r>
          <w:rPr>
            <w:rFonts w:ascii="Cambria Math" w:hAnsi="Cambria Math"/>
          </w:rPr>
          <m:t> </m:t>
        </m:r>
        <m:r>
          <m:rPr>
            <m:sty m:val="p"/>
          </m:rPr>
          <w:rPr>
            <w:rFonts w:ascii="Cambria Math" w:hAnsi="Cambria Math"/>
          </w:rPr>
          <m:t>MFS≥</m:t>
        </m:r>
        <m:sSub>
          <m:sSubPr>
            <m:ctrlPr>
              <w:rPr>
                <w:rFonts w:ascii="Cambria Math" w:hAnsi="Cambria Math"/>
              </w:rPr>
            </m:ctrlPr>
          </m:sSubPr>
          <m:e>
            <m:r>
              <m:rPr>
                <m:sty m:val="p"/>
              </m:rPr>
              <w:rPr>
                <w:rFonts w:ascii="Cambria Math" w:hAnsi="Cambria Math"/>
              </w:rPr>
              <m:t>TP</m:t>
            </m:r>
          </m:e>
          <m:sub>
            <m:r>
              <m:rPr>
                <m:sty m:val="p"/>
              </m:rPr>
              <w:rPr>
                <w:rFonts w:ascii="Cambria Math" w:hAnsi="Cambria Math"/>
              </w:rPr>
              <m:t>dem</m:t>
            </m:r>
          </m:sub>
        </m:sSub>
      </m:oMath>
      <w:r>
        <w:rPr>
          <w:rFonts w:ascii="Times New Roman" w:hAnsi="Times New Roman"/>
        </w:rPr>
        <w:tab/>
      </w:r>
      <w:ins w:id="162" w:author="Batbold Sangi (v5)" w:date="2026-08-05T12:00:00Z" w16du:dateUtc="2026-08-05T04:00:00Z">
        <w:r>
          <w:rPr>
            <w:rFonts w:ascii="Times New Roman" w:hAnsi="Times New Roman"/>
          </w:rPr>
          <w:t>(9)</w:t>
        </w:r>
      </w:ins>
      <w:del w:id="163" w:author="Batbold Sangi (v5)" w:date="2026-08-05T12:00:00Z" w16du:dateUtc="2026-08-05T04:00:00Z">
        <w:r>
          <w:rPr>
            <w:rFonts w:ascii="Times New Roman" w:hAnsi="Times New Roman"/>
          </w:rPr>
          <w:delText>(2)</w:delText>
        </w:r>
      </w:del>
    </w:p>
    <w:p w14:paraId="5C3D4FB3" w14:textId="77777777" w:rsidR="00F07212" w:rsidRDefault="0042037A">
      <w:pPr>
        <w:pStyle w:val="BodyText"/>
        <w:ind w:firstLine="0"/>
      </w:pPr>
      <w:r>
        <w:t xml:space="preserve">together with the safety envelope on charge, sump volume and power. The feed settles at the demand floor, so minimising </w:t>
      </w:r>
      <w:proofErr w:type="spellStart"/>
      <w:r>
        <w:rPr>
          <w:i/>
          <w:iCs/>
        </w:rPr>
        <w:t>P</w:t>
      </w:r>
      <w:r>
        <w:rPr>
          <w:vertAlign w:val="subscript"/>
        </w:rPr>
        <w:t>mill</w:t>
      </w:r>
      <w:proofErr w:type="spellEnd"/>
      <w:r>
        <w:t xml:space="preserve"> is equivalent to minimising SEC = </w:t>
      </w:r>
      <w:proofErr w:type="spellStart"/>
      <w:r>
        <w:rPr>
          <w:i/>
          <w:iCs/>
        </w:rPr>
        <w:t>P</w:t>
      </w:r>
      <w:r>
        <w:rPr>
          <w:vertAlign w:val="subscript"/>
        </w:rPr>
        <w:t>mill</w:t>
      </w:r>
      <w:proofErr w:type="spellEnd"/>
      <w:r>
        <w:t xml:space="preserve">/MFS. </w:t>
      </w:r>
      <w:ins w:id="164" w:author="Batbold Sangi (v5)" w:date="2026-08-05T12:00:00Z" w16du:dateUtc="2026-08-05T04:00:00Z">
        <w:r>
          <w:t>SEC is</w:t>
        </w:r>
      </w:ins>
      <w:del w:id="165" w:author="Batbold Sangi (v5)" w:date="2026-08-05T12:00:00Z" w16du:dateUtc="2026-08-05T04:00:00Z">
        <w:r>
          <w:delText>SEC itself is</w:delText>
        </w:r>
      </w:del>
      <w:r>
        <w:t xml:space="preserve"> the reported metric, computed as total energy over total tonnes and suitable for comparison.</w:t>
      </w:r>
    </w:p>
    <w:p w14:paraId="372777D8" w14:textId="77777777" w:rsidR="00F07212" w:rsidRDefault="0042037A">
      <w:pPr>
        <w:pStyle w:val="BodyText"/>
      </w:pPr>
      <w:r>
        <w:t>One caveat carries over from the affine structure. When the quality floor is already satisfied, energy cost is nearly flat in feed. With no clear optimum, the controller swings between its actuator bounds.</w:t>
      </w:r>
      <w:del w:id="166" w:author="Batbold Sangi (v5)" w:date="2026-08-05T12:00:00Z" w16du:dateUtc="2026-08-05T04:00:00Z">
        <w:r>
          <w:delText xml:space="preserve"> Move suppression alone only damps it.</w:delText>
        </w:r>
      </w:del>
      <w:r>
        <w:t xml:space="preserve"> The cure is a longer prediction horizon and keeping the quality constraint binding. The two-layer architecture of the next section is built to do exactly that.</w:t>
      </w:r>
    </w:p>
    <w:p w14:paraId="002D6FF1" w14:textId="77777777" w:rsidR="00F07212" w:rsidRDefault="0042037A">
      <w:pPr>
        <w:pStyle w:val="Heading1"/>
      </w:pPr>
      <w:r>
        <w:t>Benchmark Architectures</w:t>
      </w:r>
    </w:p>
    <w:p w14:paraId="6A2C1530" w14:textId="77777777" w:rsidR="00F07212" w:rsidRDefault="0042037A">
      <w:pPr>
        <w:pStyle w:val="BodyText"/>
      </w:pPr>
      <w:r>
        <w:t>We retain three architectures that span the practical range from industrial practice to fully economic control. Each is run twice, once per economic objective (energy minimisation and profit maximisation). This gives six 218 h closed-loop runs.</w:t>
      </w:r>
    </w:p>
    <w:p w14:paraId="3835CBD3" w14:textId="77777777" w:rsidR="00F07212" w:rsidRDefault="0042037A">
      <w:pPr>
        <w:pStyle w:val="Heading3"/>
      </w:pPr>
      <w:r>
        <w:t>SSRTO over three PI loops (classical reference)</w:t>
      </w:r>
    </w:p>
    <w:p w14:paraId="02D92969" w14:textId="77777777" w:rsidR="00F07212" w:rsidRDefault="0042037A">
      <w:pPr>
        <w:pStyle w:val="BodyText"/>
      </w:pPr>
      <w:r>
        <w:t>This is the popular industrial archetype. A steady-state RTO solves a parameter-estimation and economic optimisation problem whenever a steady-state detector declares the plant settled. It hands set-points to three decentralised PI loops (feed to filling, cyclone feed to sump volume, sump water to product size). Mill speed is applied directly from the optimiser. Between steady-state detections the set-points are held.</w:t>
      </w:r>
    </w:p>
    <w:p w14:paraId="601646C2" w14:textId="77777777" w:rsidR="00F07212" w:rsidRDefault="0042037A">
      <w:pPr>
        <w:pStyle w:val="Heading3"/>
      </w:pPr>
      <w:r>
        <w:t>Two-layer EMPC (main candidate)</w:t>
      </w:r>
    </w:p>
    <w:p w14:paraId="51A5615C" w14:textId="77777777" w:rsidR="00F07212" w:rsidRDefault="0042037A">
      <w:pPr>
        <w:pStyle w:val="BodyText"/>
      </w:pPr>
      <w:r>
        <w:t>A slow upper EMPC computes the economic operating point over a long horizon and publishes a validated set-point-and-input plan. A fast lower tracking MPC with move suppression executes it (Fig. 2). The economic decision is decoupled from the moment-to-moment actuation, which removes the single-layer bang-bang failure mode. The expensive economic problem is also solved far less often.</w:t>
      </w:r>
    </w:p>
    <w:p w14:paraId="5094F1F1" w14:textId="77777777" w:rsidR="00F07212" w:rsidRDefault="0042037A">
      <w:pPr>
        <w:pStyle w:val="Heading3"/>
      </w:pPr>
      <w:r>
        <w:t>Single-layer EMPC</w:t>
      </w:r>
    </w:p>
    <w:p w14:paraId="7D129D7D" w14:textId="77777777" w:rsidR="00F07212" w:rsidRDefault="0042037A">
      <w:pPr>
        <w:pStyle w:val="BodyText"/>
      </w:pPr>
      <w:r>
        <w:t>The economic objective sits directly in the receding-horizon regulator, so the economics are re-optimised every 30 s. This is the most responsive formulation, but it is prone to occasional bang-bang actuation (Sections III, VI).</w:t>
      </w:r>
    </w:p>
    <w:p w14:paraId="3DDCE4D6" w14:textId="77777777" w:rsidR="00F07212" w:rsidRDefault="0042037A">
      <w:pPr>
        <w:pStyle w:val="BodyText"/>
      </w:pPr>
      <w:ins w:id="167" w:author="Batbold Sangi (v5)" w:date="2026-08-05T12:00:00Z" w16du:dateUtc="2026-08-05T04:00:00Z">
        <w:r>
          <w:t>Basic regulatory variants</w:t>
        </w:r>
      </w:ins>
      <w:del w:id="168" w:author="Batbold Sangi (v5)" w:date="2026-08-05T12:00:00Z" w16du:dateUtc="2026-08-05T04:00:00Z">
        <w:r>
          <w:delText>We also studied basic regulatory control</w:delText>
        </w:r>
      </w:del>
      <w:r>
        <w:t>, a tracking single-layer MPC and a decentralised 3PI</w:t>
      </w:r>
      <w:ins w:id="169" w:author="Batbold Sangi (v5)" w:date="2026-08-05T12:00:00Z" w16du:dateUtc="2026-08-05T04:00:00Z">
        <w:r>
          <w:t xml:space="preserve"> holding fixed set-points, were also studied and excluded from the benchmark.</w:t>
        </w:r>
      </w:ins>
      <w:del w:id="170" w:author="Batbold Sangi (v5)" w:date="2026-08-05T12:00:00Z" w16du:dateUtc="2026-08-05T04:00:00Z">
        <w:r>
          <w:delText xml:space="preserve"> system holding fixed set-points with no economic optimisation layer. We excluded them from the benchmark.</w:delText>
        </w:r>
      </w:del>
      <w:r>
        <w:t xml:space="preserve"> They contain no economic optimisation</w:t>
      </w:r>
      <w:ins w:id="171" w:author="Batbold Sangi (v5)" w:date="2026-08-05T12:00:00Z" w16du:dateUtc="2026-08-05T04:00:00Z">
        <w:r>
          <w:t xml:space="preserve"> to compare</w:t>
        </w:r>
      </w:ins>
      <w:del w:id="172" w:author="Batbold Sangi (v5)" w:date="2026-08-05T12:00:00Z" w16du:dateUtc="2026-08-05T04:00:00Z">
        <w:r>
          <w:delText>, so mixing them into the results would confuse the apples-to-apples comparison between the optimising architectures</w:delText>
        </w:r>
      </w:del>
      <w:r>
        <w:t>.</w:t>
      </w:r>
    </w:p>
    <w:p w14:paraId="5E43C559" w14:textId="77777777" w:rsidR="00F07212" w:rsidRDefault="0042037A">
      <w:pPr>
        <w:keepNext/>
        <w:spacing w:before="120" w:after="60"/>
      </w:pPr>
      <w:r>
        <w:rPr>
          <w:noProof/>
        </w:rPr>
        <w:drawing>
          <wp:inline distT="0" distB="0" distL="0" distR="0" wp14:anchorId="476ED936" wp14:editId="028FB215">
            <wp:extent cx="2231136" cy="2769314"/>
            <wp:effectExtent l="0" t="0" r="0" b="0"/>
            <wp:docPr id="202" name="Figure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empc_2layer_v2_milling_circuit_paper.png"/>
                    <pic:cNvPicPr/>
                  </pic:nvPicPr>
                  <pic:blipFill>
                    <a:blip r:embed="rId12"/>
                    <a:stretch>
                      <a:fillRect/>
                    </a:stretch>
                  </pic:blipFill>
                  <pic:spPr>
                    <a:xfrm>
                      <a:off x="0" y="0"/>
                      <a:ext cx="2231136" cy="2769314"/>
                    </a:xfrm>
                    <a:prstGeom prst="rect">
                      <a:avLst/>
                    </a:prstGeom>
                  </pic:spPr>
                </pic:pic>
              </a:graphicData>
            </a:graphic>
          </wp:inline>
        </w:drawing>
      </w:r>
    </w:p>
    <w:p w14:paraId="68F6DED7" w14:textId="77777777" w:rsidR="00F07212" w:rsidRDefault="0042037A">
      <w:pPr>
        <w:pStyle w:val="figurecaption"/>
      </w:pPr>
      <w:r>
        <w:t xml:space="preserve">Two-layer economic MPC architecture. The upper layer </w:t>
      </w:r>
      <w:proofErr w:type="spellStart"/>
      <w:r>
        <w:t>minimises</w:t>
      </w:r>
      <w:proofErr w:type="spellEnd"/>
      <w:r>
        <w:t xml:space="preserve"> mill energy for the product-size floor and throughput demand inherited from the plant-wide layer. It publishes a validated set-point-and-input packet. A guard admits or rejects each packet before the lower tracking MPC and the augmented EKF close the loop on the plant.</w:t>
      </w:r>
    </w:p>
    <w:p w14:paraId="61CFD371" w14:textId="77777777" w:rsidR="00F07212" w:rsidRDefault="0042037A">
      <w:pPr>
        <w:pStyle w:val="Heading1"/>
      </w:pPr>
      <w:r>
        <w:t>Benchmark Design</w:t>
      </w:r>
    </w:p>
    <w:p w14:paraId="7CEF811F" w14:textId="77777777" w:rsidR="00F07212" w:rsidRDefault="0042037A">
      <w:pPr>
        <w:pStyle w:val="BodyText"/>
      </w:pPr>
      <w:r>
        <w:rPr>
          <w:b/>
        </w:rPr>
        <w:t>Common plant and scenario.</w:t>
      </w:r>
      <w:r>
        <w:t xml:space="preserve"> The plant is integrated with a stiff solver on a 30 s control interval. Every run sees the same 218 h three-phase scenario. The first 50 h are a quiescent warm-up. Sensor noise and bounded ore-hardness disturbances then switch on together. The noise is a per-channel ladder calibrated to plant instrument noise, from 0.1 to 2 percent of each signal. The ore-hardness parameters move inside bands of 15 percent (</w:t>
      </w:r>
      <w:r>
        <w:rPr>
          <w:i/>
          <w:iCs/>
        </w:rPr>
        <w:t>α</w:t>
      </w:r>
      <w:r>
        <w:rPr>
          <w:i/>
          <w:iCs/>
          <w:vertAlign w:val="subscript"/>
        </w:rPr>
        <w:t>r</w:t>
      </w:r>
      <w:r>
        <w:t>) and 10 percent (</w:t>
      </w:r>
      <w:proofErr w:type="spellStart"/>
      <w:r>
        <w:rPr>
          <w:i/>
          <w:iCs/>
        </w:rPr>
        <w:t>φ</w:t>
      </w:r>
      <w:r>
        <w:rPr>
          <w:i/>
          <w:iCs/>
          <w:vertAlign w:val="subscript"/>
        </w:rPr>
        <w:t>f</w:t>
      </w:r>
      <w:proofErr w:type="spellEnd"/>
      <w:r>
        <w:t xml:space="preserve">) around nominal. At 75 h the product-size floor steps up by ten percent (0.65 to 0.715). The ore-hardness realisation, shown in the upper panels of Fig. 3, </w:t>
      </w:r>
      <w:ins w:id="173" w:author="Batbold Sangi (v5)" w:date="2026-08-05T12:00:00Z" w16du:dateUtc="2026-08-05T04:00:00Z">
        <w:r>
          <w:t xml:space="preserve">follows </w:t>
        </w:r>
      </w:ins>
      <w:del w:id="174" w:author="Batbold Sangi (v5)" w:date="2026-08-05T12:00:00Z" w16du:dateUtc="2026-08-05T04:00:00Z">
        <w:r>
          <w:delText xml:space="preserve">drives the rock-fraction parameter </w:delText>
        </w:r>
        <w:r>
          <w:rPr>
            <w:i/>
            <w:iCs/>
          </w:rPr>
          <w:delText>α</w:delText>
        </w:r>
        <w:r>
          <w:rPr>
            <w:i/>
            <w:iCs/>
            <w:vertAlign w:val="subscript"/>
          </w:rPr>
          <w:delText>r</w:delText>
        </w:r>
        <w:r>
          <w:delText xml:space="preserve"> and the feed-size parameter </w:delText>
        </w:r>
        <w:r>
          <w:rPr>
            <w:i/>
            <w:iCs/>
          </w:rPr>
          <w:delText>φ</w:delText>
        </w:r>
        <w:r>
          <w:rPr>
            <w:i/>
            <w:iCs/>
            <w:vertAlign w:val="subscript"/>
          </w:rPr>
          <w:delText>f</w:delText>
        </w:r>
        <w:r>
          <w:delText xml:space="preserve"> through </w:delText>
        </w:r>
      </w:del>
      <w:r>
        <w:t xml:space="preserve">triangle-wave trends with two extended joint holds. The identical realisation is replayed to every controller, so differences </w:t>
      </w:r>
      <w:r>
        <w:lastRenderedPageBreak/>
        <w:t>downstream are attributable to the architecture and objective alone.</w:t>
      </w:r>
    </w:p>
    <w:p w14:paraId="0B3971C2" w14:textId="77777777" w:rsidR="00F07212" w:rsidRDefault="0042037A">
      <w:pPr>
        <w:pStyle w:val="BodyText"/>
      </w:pPr>
      <w:r>
        <w:rPr>
          <w:b/>
        </w:rPr>
        <w:t>Matched constraint set.</w:t>
      </w:r>
      <w:r>
        <w:t xml:space="preserve"> All six runs share one operating envelope. It includes the feed-demand floor, the mill-filling and sump-volume bands, a power ceiling, and, critically, the same </w:t>
      </w:r>
      <w:ins w:id="175" w:author="Batbold Sangi (v5)" w:date="2026-08-05T12:00:00Z" w16du:dateUtc="2026-08-05T04:00:00Z">
        <w:r>
          <w:t xml:space="preserve">stepped </w:t>
        </w:r>
      </w:ins>
      <w:r>
        <w:t>product-size floor</w:t>
      </w:r>
      <w:del w:id="176" w:author="Batbold Sangi (v5)" w:date="2026-08-05T12:00:00Z" w16du:dateUtc="2026-08-05T04:00:00Z">
        <w:r>
          <w:delText xml:space="preserve"> of 0.65 stepping to 0.715</w:delText>
        </w:r>
      </w:del>
      <w:r>
        <w:t xml:space="preserve">. </w:t>
      </w:r>
      <w:ins w:id="177" w:author="Batbold Sangi (v5)" w:date="2026-08-05T12:00:00Z" w16du:dateUtc="2026-08-05T04:00:00Z">
        <w:r>
          <w:t>The</w:t>
        </w:r>
      </w:ins>
      <w:del w:id="178" w:author="Batbold Sangi (v5)" w:date="2026-08-05T12:00:00Z" w16du:dateUtc="2026-08-05T04:00:00Z">
        <w:r>
          <w:delText>Every run logs its complete effective configuration at start-up, and the</w:delText>
        </w:r>
      </w:del>
      <w:r>
        <w:t xml:space="preserve"> floors and limits are verified identical across all packages</w:t>
      </w:r>
      <w:del w:id="179" w:author="Batbold Sangi (v5)" w:date="2026-08-05T12:00:00Z" w16du:dateUtc="2026-08-05T04:00:00Z">
        <w:r>
          <w:delText xml:space="preserve"> before any comparison is drawn</w:delText>
        </w:r>
      </w:del>
      <w:r>
        <w:t>.</w:t>
      </w:r>
    </w:p>
    <w:p w14:paraId="35CDDDBE" w14:textId="77777777" w:rsidR="00F07212" w:rsidRDefault="0042037A">
      <w:pPr>
        <w:pStyle w:val="BodyText"/>
      </w:pPr>
      <w:r>
        <w:rPr>
          <w:b/>
        </w:rPr>
        <w:t>Objectives and economics.</w:t>
      </w:r>
      <w:r>
        <w:t xml:space="preserve"> The energy objective minimises </w:t>
      </w:r>
      <w:r>
        <w:rPr>
          <w:i/>
          <w:iCs/>
        </w:rPr>
        <w:t>B</w:t>
      </w:r>
      <w:r>
        <w:t xml:space="preserve"> </w:t>
      </w:r>
      <w:proofErr w:type="spellStart"/>
      <w:r>
        <w:rPr>
          <w:i/>
          <w:iCs/>
        </w:rPr>
        <w:t>P</w:t>
      </w:r>
      <w:r>
        <w:rPr>
          <w:vertAlign w:val="subscript"/>
        </w:rPr>
        <w:t>mill</w:t>
      </w:r>
      <w:proofErr w:type="spellEnd"/>
      <w:r>
        <w:t xml:space="preserve"> at the demanded throughput. The profit objective minimises −</w:t>
      </w:r>
      <w:r>
        <w:rPr>
          <w:i/>
          <w:iCs/>
        </w:rPr>
        <w:t>A</w:t>
      </w:r>
      <w:r>
        <w:t xml:space="preserve">·TP + </w:t>
      </w:r>
      <w:r>
        <w:rPr>
          <w:i/>
          <w:iCs/>
        </w:rPr>
        <w:t>B</w:t>
      </w:r>
      <w:r>
        <w:t xml:space="preserve"> </w:t>
      </w:r>
      <w:proofErr w:type="spellStart"/>
      <w:r>
        <w:rPr>
          <w:i/>
          <w:iCs/>
        </w:rPr>
        <w:t>P</w:t>
      </w:r>
      <w:r>
        <w:rPr>
          <w:vertAlign w:val="subscript"/>
        </w:rPr>
        <w:t>mill</w:t>
      </w:r>
      <w:proofErr w:type="spellEnd"/>
      <w:r>
        <w:t xml:space="preserve"> with </w:t>
      </w:r>
      <w:r>
        <w:rPr>
          <w:i/>
          <w:iCs/>
        </w:rPr>
        <w:t>A</w:t>
      </w:r>
      <w:r>
        <w:t xml:space="preserve"> = 71 $/t and </w:t>
      </w:r>
      <w:r>
        <w:rPr>
          <w:i/>
          <w:iCs/>
        </w:rPr>
        <w:t>B</w:t>
      </w:r>
      <w:r>
        <w:t xml:space="preserve"> = 0.06 $/kWh held fixed across all runs. The headline metrics are specific energy (total energy over total tonnes on the post-warm-up window), mean throughput, and the accumulated profit proxy.</w:t>
      </w:r>
    </w:p>
    <w:p w14:paraId="38D4E2B5" w14:textId="77777777" w:rsidR="00F07212" w:rsidRDefault="0042037A">
      <w:pPr>
        <w:pStyle w:val="Heading1"/>
      </w:pPr>
      <w:r>
        <w:t>Results</w:t>
      </w:r>
    </w:p>
    <w:p w14:paraId="5A0A1790" w14:textId="77777777" w:rsidR="00F07212" w:rsidRDefault="0042037A">
      <w:pPr>
        <w:keepNext/>
        <w:spacing w:before="120" w:after="60"/>
      </w:pPr>
      <w:r>
        <w:rPr>
          <w:noProof/>
        </w:rPr>
        <w:drawing>
          <wp:inline distT="0" distB="0" distL="0" distR="0" wp14:anchorId="5DAF6B5A" wp14:editId="2DB63D7B">
            <wp:extent cx="3098800" cy="2642273"/>
            <wp:effectExtent l="0" t="0" r="0" b="0"/>
            <wp:docPr id="103" name="Figur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ore_sec_time.png"/>
                    <pic:cNvPicPr/>
                  </pic:nvPicPr>
                  <pic:blipFill>
                    <a:blip r:embed="rId13"/>
                    <a:stretch>
                      <a:fillRect/>
                    </a:stretch>
                  </pic:blipFill>
                  <pic:spPr>
                    <a:xfrm>
                      <a:off x="0" y="0"/>
                      <a:ext cx="3098800" cy="2642273"/>
                    </a:xfrm>
                    <a:prstGeom prst="rect">
                      <a:avLst/>
                    </a:prstGeom>
                  </pic:spPr>
                </pic:pic>
              </a:graphicData>
            </a:graphic>
          </wp:inline>
        </w:drawing>
      </w:r>
    </w:p>
    <w:p w14:paraId="5036D909" w14:textId="77777777" w:rsidR="00F07212" w:rsidRDefault="0042037A">
      <w:pPr>
        <w:pStyle w:val="figurecaption"/>
      </w:pPr>
      <w:r>
        <w:t xml:space="preserve">The top two panels show the v5 ore-hardness </w:t>
      </w:r>
      <w:proofErr w:type="spellStart"/>
      <w:r>
        <w:t>realisation</w:t>
      </w:r>
      <w:proofErr w:type="spellEnd"/>
      <w:r>
        <w:t xml:space="preserve"> (rock fraction </w:t>
      </w:r>
      <w:r>
        <w:rPr>
          <w:i/>
          <w:iCs/>
        </w:rPr>
        <w:t>α</w:t>
      </w:r>
      <w:r>
        <w:rPr>
          <w:i/>
          <w:iCs/>
          <w:vertAlign w:val="subscript"/>
        </w:rPr>
        <w:t>r</w:t>
      </w:r>
      <w:r>
        <w:t xml:space="preserve"> and feed-size parameter </w:t>
      </w:r>
      <w:proofErr w:type="spellStart"/>
      <w:r>
        <w:rPr>
          <w:i/>
          <w:iCs/>
        </w:rPr>
        <w:t>φ</w:t>
      </w:r>
      <w:r>
        <w:rPr>
          <w:i/>
          <w:iCs/>
          <w:vertAlign w:val="subscript"/>
        </w:rPr>
        <w:t>f</w:t>
      </w:r>
      <w:proofErr w:type="spellEnd"/>
      <w:r>
        <w:t xml:space="preserve">), identical in all six runs. Shaded bands are the ore holds. The dotted line is the product-size floor step. The bottom two panels show the 1 h rolling specific energy of the three architectures under the energy objective and the profit objective. SEC is flat where the ore holds and varies where it ramps, for every architecture and both objectives alike. The isolated spikes in the single-layer energy trace are </w:t>
      </w:r>
      <w:proofErr w:type="gramStart"/>
      <w:r>
        <w:t>its</w:t>
      </w:r>
      <w:proofErr w:type="gramEnd"/>
      <w:r>
        <w:t xml:space="preserve"> occasional bang-bang episodes.</w:t>
      </w:r>
    </w:p>
    <w:p w14:paraId="6331136C" w14:textId="77777777" w:rsidR="00F07212" w:rsidRDefault="0042037A">
      <w:pPr>
        <w:keepNext/>
        <w:spacing w:before="120" w:after="60"/>
      </w:pPr>
      <w:r>
        <w:rPr>
          <w:noProof/>
        </w:rPr>
        <w:drawing>
          <wp:inline distT="0" distB="0" distL="0" distR="0" wp14:anchorId="436163BC" wp14:editId="0A3C0B27">
            <wp:extent cx="3098800" cy="1854884"/>
            <wp:effectExtent l="0" t="0" r="0" b="0"/>
            <wp:docPr id="104" name="Figur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_sec_mfs_bars.png"/>
                    <pic:cNvPicPr/>
                  </pic:nvPicPr>
                  <pic:blipFill>
                    <a:blip r:embed="rId14"/>
                    <a:stretch>
                      <a:fillRect/>
                    </a:stretch>
                  </pic:blipFill>
                  <pic:spPr>
                    <a:xfrm>
                      <a:off x="0" y="0"/>
                      <a:ext cx="3098800" cy="1854884"/>
                    </a:xfrm>
                    <a:prstGeom prst="rect">
                      <a:avLst/>
                    </a:prstGeom>
                  </pic:spPr>
                </pic:pic>
              </a:graphicData>
            </a:graphic>
          </wp:inline>
        </w:drawing>
      </w:r>
    </w:p>
    <w:p w14:paraId="6CC2F850" w14:textId="77777777" w:rsidR="00F07212" w:rsidRDefault="0042037A">
      <w:pPr>
        <w:pStyle w:val="figurecaption"/>
      </w:pPr>
      <w:r>
        <w:t xml:space="preserve">Run-average specific energy, feed rate, energy cost and profit proxy for the three architectures under both objectives. SEC clusters within about two percent across all six runs, while the operating points differ. The profit objective lifts every architecture to 66–67 t/h, and under the energy objective each architecture settles at a different feed despite identical limits. The bottom row shows the economics. Energy cost (60–79 $/h) is under two </w:t>
      </w:r>
      <w:r>
        <w:t xml:space="preserve">percent of revenue in every run, which is why the profit ranking is decided by </w:t>
      </w:r>
      <w:proofErr w:type="spellStart"/>
      <w:r>
        <w:t>tonnes</w:t>
      </w:r>
      <w:proofErr w:type="spellEnd"/>
      <w:r>
        <w:t>.</w:t>
      </w:r>
    </w:p>
    <w:p w14:paraId="0EBD0C5A" w14:textId="77777777" w:rsidR="00F07212" w:rsidRDefault="0042037A">
      <w:pPr>
        <w:pStyle w:val="tablehead"/>
      </w:pPr>
      <w:r>
        <w:t>Six matched-floor 218 h runs: specific energy, mean feed, energy cost, and profit proxy (</w:t>
      </w:r>
      <w:r>
        <w:rPr>
          <w:i/>
          <w:iCs/>
        </w:rPr>
        <w:t>A</w:t>
      </w:r>
      <w:r>
        <w:t xml:space="preserve"> = 71 $/t, </w:t>
      </w:r>
      <w:r>
        <w:rPr>
          <w:i/>
          <w:iCs/>
        </w:rPr>
        <w:t>B</w:t>
      </w:r>
      <w:r>
        <w:t xml:space="preserve"> = 0.06 $/kWh), post-warm-up window.</w:t>
      </w:r>
    </w:p>
    <w:tbl>
      <w:tblPr>
        <w:tblW w:w="4880" w:type="dxa"/>
        <w:jc w:val="center"/>
        <w:tblBorders>
          <w:top w:val="single" w:sz="10" w:space="0" w:color="000000"/>
          <w:bottom w:val="single" w:sz="10" w:space="0" w:color="000000"/>
        </w:tblBorders>
        <w:tblCellMar>
          <w:left w:w="40" w:type="dxa"/>
          <w:right w:w="40" w:type="dxa"/>
        </w:tblCellMar>
        <w:tblLook w:val="04A0" w:firstRow="1" w:lastRow="0" w:firstColumn="1" w:lastColumn="0" w:noHBand="0" w:noVBand="1"/>
      </w:tblPr>
      <w:tblGrid>
        <w:gridCol w:w="1150"/>
        <w:gridCol w:w="800"/>
        <w:gridCol w:w="690"/>
        <w:gridCol w:w="640"/>
        <w:gridCol w:w="850"/>
        <w:gridCol w:w="750"/>
      </w:tblGrid>
      <w:tr w:rsidR="00F07212" w14:paraId="0E05D66A" w14:textId="77777777">
        <w:trPr>
          <w:tblHeader/>
          <w:jc w:val="center"/>
        </w:trPr>
        <w:tc>
          <w:tcPr>
            <w:tcW w:w="1150" w:type="dxa"/>
            <w:vAlign w:val="center"/>
          </w:tcPr>
          <w:p w14:paraId="058F92C5" w14:textId="77777777" w:rsidR="00F07212" w:rsidRDefault="0042037A">
            <w:pPr>
              <w:pStyle w:val="tablecolhead"/>
              <w:jc w:val="left"/>
            </w:pPr>
            <w:r>
              <w:t>Architecture</w:t>
            </w:r>
          </w:p>
        </w:tc>
        <w:tc>
          <w:tcPr>
            <w:tcW w:w="800" w:type="dxa"/>
            <w:vAlign w:val="center"/>
          </w:tcPr>
          <w:p w14:paraId="6FFE3A46" w14:textId="77777777" w:rsidR="00F07212" w:rsidRDefault="0042037A">
            <w:pPr>
              <w:pStyle w:val="tablecolhead"/>
              <w:jc w:val="left"/>
            </w:pPr>
            <w:r>
              <w:t>Objective</w:t>
            </w:r>
          </w:p>
        </w:tc>
        <w:tc>
          <w:tcPr>
            <w:tcW w:w="690" w:type="dxa"/>
            <w:vAlign w:val="center"/>
          </w:tcPr>
          <w:p w14:paraId="070E7DCE" w14:textId="77777777" w:rsidR="00F07212" w:rsidRDefault="0042037A">
            <w:pPr>
              <w:pStyle w:val="tablecolhead"/>
              <w:jc w:val="right"/>
            </w:pPr>
            <w:r>
              <w:t>SEC</w:t>
            </w:r>
          </w:p>
        </w:tc>
        <w:tc>
          <w:tcPr>
            <w:tcW w:w="640" w:type="dxa"/>
            <w:vAlign w:val="center"/>
          </w:tcPr>
          <w:p w14:paraId="51FCEA61" w14:textId="77777777" w:rsidR="00F07212" w:rsidRDefault="0042037A">
            <w:pPr>
              <w:pStyle w:val="tablecolhead"/>
              <w:jc w:val="right"/>
            </w:pPr>
            <w:r>
              <w:t>MFS</w:t>
            </w:r>
          </w:p>
        </w:tc>
        <w:tc>
          <w:tcPr>
            <w:tcW w:w="850" w:type="dxa"/>
            <w:vAlign w:val="center"/>
          </w:tcPr>
          <w:p w14:paraId="6EB85AF6" w14:textId="77777777" w:rsidR="00F07212" w:rsidRDefault="0042037A">
            <w:pPr>
              <w:pStyle w:val="tablecolhead"/>
              <w:jc w:val="right"/>
            </w:pPr>
            <w:r>
              <w:t>Energy cost</w:t>
            </w:r>
          </w:p>
        </w:tc>
        <w:tc>
          <w:tcPr>
            <w:tcW w:w="750" w:type="dxa"/>
            <w:vAlign w:val="center"/>
          </w:tcPr>
          <w:p w14:paraId="31867366" w14:textId="77777777" w:rsidR="00F07212" w:rsidRDefault="0042037A">
            <w:pPr>
              <w:pStyle w:val="tablecolhead"/>
              <w:jc w:val="right"/>
            </w:pPr>
            <w:r>
              <w:t>Profit</w:t>
            </w:r>
          </w:p>
        </w:tc>
      </w:tr>
      <w:tr w:rsidR="00F07212" w14:paraId="372E682F" w14:textId="77777777">
        <w:trPr>
          <w:tblHeader/>
          <w:jc w:val="center"/>
        </w:trPr>
        <w:tc>
          <w:tcPr>
            <w:tcW w:w="1150" w:type="dxa"/>
            <w:tcBorders>
              <w:bottom w:val="single" w:sz="6" w:space="0" w:color="000000"/>
            </w:tcBorders>
            <w:vAlign w:val="center"/>
          </w:tcPr>
          <w:p w14:paraId="10FF697E" w14:textId="77777777" w:rsidR="00F07212" w:rsidRDefault="00F07212">
            <w:pPr>
              <w:pStyle w:val="tablecolhead"/>
              <w:jc w:val="left"/>
            </w:pPr>
          </w:p>
        </w:tc>
        <w:tc>
          <w:tcPr>
            <w:tcW w:w="800" w:type="dxa"/>
            <w:tcBorders>
              <w:bottom w:val="single" w:sz="6" w:space="0" w:color="000000"/>
            </w:tcBorders>
            <w:vAlign w:val="center"/>
          </w:tcPr>
          <w:p w14:paraId="317EB71A" w14:textId="77777777" w:rsidR="00F07212" w:rsidRDefault="00F07212">
            <w:pPr>
              <w:pStyle w:val="tablecolhead"/>
              <w:jc w:val="left"/>
            </w:pPr>
          </w:p>
        </w:tc>
        <w:tc>
          <w:tcPr>
            <w:tcW w:w="690" w:type="dxa"/>
            <w:tcBorders>
              <w:bottom w:val="single" w:sz="6" w:space="0" w:color="000000"/>
            </w:tcBorders>
            <w:vAlign w:val="center"/>
          </w:tcPr>
          <w:p w14:paraId="6543405A" w14:textId="77777777" w:rsidR="00F07212" w:rsidRDefault="0042037A">
            <w:pPr>
              <w:pStyle w:val="tablecolhead"/>
              <w:jc w:val="right"/>
            </w:pPr>
            <w:r>
              <w:t>(kWh/t)</w:t>
            </w:r>
          </w:p>
        </w:tc>
        <w:tc>
          <w:tcPr>
            <w:tcW w:w="640" w:type="dxa"/>
            <w:tcBorders>
              <w:bottom w:val="single" w:sz="6" w:space="0" w:color="000000"/>
            </w:tcBorders>
            <w:vAlign w:val="center"/>
          </w:tcPr>
          <w:p w14:paraId="6008A9B7" w14:textId="77777777" w:rsidR="00F07212" w:rsidRDefault="0042037A">
            <w:pPr>
              <w:pStyle w:val="tablecolhead"/>
              <w:jc w:val="right"/>
            </w:pPr>
            <w:r>
              <w:t>(t/h)</w:t>
            </w:r>
          </w:p>
        </w:tc>
        <w:tc>
          <w:tcPr>
            <w:tcW w:w="850" w:type="dxa"/>
            <w:tcBorders>
              <w:bottom w:val="single" w:sz="6" w:space="0" w:color="000000"/>
            </w:tcBorders>
            <w:vAlign w:val="center"/>
          </w:tcPr>
          <w:p w14:paraId="4763B655" w14:textId="77777777" w:rsidR="00F07212" w:rsidRDefault="0042037A">
            <w:pPr>
              <w:pStyle w:val="tablecolhead"/>
              <w:jc w:val="right"/>
            </w:pPr>
            <w:r>
              <w:t>($/h)</w:t>
            </w:r>
          </w:p>
        </w:tc>
        <w:tc>
          <w:tcPr>
            <w:tcW w:w="750" w:type="dxa"/>
            <w:tcBorders>
              <w:bottom w:val="single" w:sz="6" w:space="0" w:color="000000"/>
            </w:tcBorders>
            <w:vAlign w:val="center"/>
          </w:tcPr>
          <w:p w14:paraId="5756C773" w14:textId="77777777" w:rsidR="00F07212" w:rsidRDefault="0042037A">
            <w:pPr>
              <w:pStyle w:val="tablecolhead"/>
              <w:jc w:val="right"/>
            </w:pPr>
            <w:r>
              <w:t>($/h)</w:t>
            </w:r>
          </w:p>
        </w:tc>
      </w:tr>
      <w:tr w:rsidR="00F07212" w14:paraId="6ABE1599" w14:textId="77777777">
        <w:trPr>
          <w:jc w:val="center"/>
        </w:trPr>
        <w:tc>
          <w:tcPr>
            <w:tcW w:w="1150" w:type="dxa"/>
            <w:vAlign w:val="center"/>
          </w:tcPr>
          <w:p w14:paraId="0A5FB203" w14:textId="77777777" w:rsidR="00F07212" w:rsidRDefault="0042037A">
            <w:pPr>
              <w:pStyle w:val="tablecopy"/>
              <w:jc w:val="left"/>
            </w:pPr>
            <w:r>
              <w:t>1-layer EMPC</w:t>
            </w:r>
          </w:p>
        </w:tc>
        <w:tc>
          <w:tcPr>
            <w:tcW w:w="800" w:type="dxa"/>
            <w:vAlign w:val="center"/>
          </w:tcPr>
          <w:p w14:paraId="143CD5E3" w14:textId="77777777" w:rsidR="00F07212" w:rsidRDefault="0042037A">
            <w:pPr>
              <w:pStyle w:val="tablecopy"/>
              <w:jc w:val="left"/>
            </w:pPr>
            <w:r>
              <w:t>energy</w:t>
            </w:r>
          </w:p>
        </w:tc>
        <w:tc>
          <w:tcPr>
            <w:tcW w:w="690" w:type="dxa"/>
            <w:vAlign w:val="center"/>
          </w:tcPr>
          <w:p w14:paraId="7CE63329" w14:textId="77777777" w:rsidR="00F07212" w:rsidRDefault="0042037A">
            <w:pPr>
              <w:pStyle w:val="tablecopy"/>
              <w:jc w:val="right"/>
            </w:pPr>
            <w:r>
              <w:t>19.58</w:t>
            </w:r>
          </w:p>
        </w:tc>
        <w:tc>
          <w:tcPr>
            <w:tcW w:w="640" w:type="dxa"/>
            <w:vAlign w:val="center"/>
          </w:tcPr>
          <w:p w14:paraId="2645B9F6" w14:textId="77777777" w:rsidR="00F07212" w:rsidRDefault="0042037A">
            <w:pPr>
              <w:pStyle w:val="tablecopy"/>
              <w:jc w:val="right"/>
            </w:pPr>
            <w:r>
              <w:t>59.4</w:t>
            </w:r>
          </w:p>
        </w:tc>
        <w:tc>
          <w:tcPr>
            <w:tcW w:w="850" w:type="dxa"/>
            <w:vAlign w:val="center"/>
          </w:tcPr>
          <w:p w14:paraId="5BFBD4D4" w14:textId="77777777" w:rsidR="00F07212" w:rsidRDefault="0042037A">
            <w:pPr>
              <w:pStyle w:val="tablecopy"/>
              <w:jc w:val="right"/>
            </w:pPr>
            <w:r>
              <w:t>70</w:t>
            </w:r>
          </w:p>
        </w:tc>
        <w:tc>
          <w:tcPr>
            <w:tcW w:w="750" w:type="dxa"/>
            <w:vAlign w:val="center"/>
          </w:tcPr>
          <w:p w14:paraId="6720A746" w14:textId="77777777" w:rsidR="00F07212" w:rsidRDefault="0042037A">
            <w:pPr>
              <w:pStyle w:val="tablecopy"/>
              <w:jc w:val="right"/>
            </w:pPr>
            <w:r>
              <w:t>4147</w:t>
            </w:r>
          </w:p>
        </w:tc>
      </w:tr>
      <w:tr w:rsidR="00F07212" w14:paraId="1385EE3B" w14:textId="77777777">
        <w:trPr>
          <w:jc w:val="center"/>
        </w:trPr>
        <w:tc>
          <w:tcPr>
            <w:tcW w:w="1150" w:type="dxa"/>
            <w:vAlign w:val="center"/>
          </w:tcPr>
          <w:p w14:paraId="194F8160" w14:textId="77777777" w:rsidR="00F07212" w:rsidRDefault="0042037A">
            <w:pPr>
              <w:pStyle w:val="tablecopy"/>
              <w:jc w:val="left"/>
            </w:pPr>
            <w:r>
              <w:t>1-layer EMPC</w:t>
            </w:r>
          </w:p>
        </w:tc>
        <w:tc>
          <w:tcPr>
            <w:tcW w:w="800" w:type="dxa"/>
            <w:vAlign w:val="center"/>
          </w:tcPr>
          <w:p w14:paraId="1A22FDD8" w14:textId="77777777" w:rsidR="00F07212" w:rsidRDefault="0042037A">
            <w:pPr>
              <w:pStyle w:val="tablecopy"/>
              <w:jc w:val="left"/>
            </w:pPr>
            <w:r>
              <w:t>profit</w:t>
            </w:r>
          </w:p>
        </w:tc>
        <w:tc>
          <w:tcPr>
            <w:tcW w:w="690" w:type="dxa"/>
            <w:vAlign w:val="center"/>
          </w:tcPr>
          <w:p w14:paraId="4B710343" w14:textId="77777777" w:rsidR="00F07212" w:rsidRDefault="0042037A">
            <w:pPr>
              <w:pStyle w:val="tablecopy"/>
              <w:jc w:val="right"/>
            </w:pPr>
            <w:r>
              <w:t>19.55</w:t>
            </w:r>
          </w:p>
        </w:tc>
        <w:tc>
          <w:tcPr>
            <w:tcW w:w="640" w:type="dxa"/>
            <w:vAlign w:val="center"/>
          </w:tcPr>
          <w:p w14:paraId="4996F93B" w14:textId="77777777" w:rsidR="00F07212" w:rsidRDefault="0042037A">
            <w:pPr>
              <w:pStyle w:val="tablecopy"/>
              <w:jc w:val="right"/>
            </w:pPr>
            <w:r>
              <w:t>67.2</w:t>
            </w:r>
          </w:p>
        </w:tc>
        <w:tc>
          <w:tcPr>
            <w:tcW w:w="850" w:type="dxa"/>
            <w:vAlign w:val="center"/>
          </w:tcPr>
          <w:p w14:paraId="3FE428BF" w14:textId="77777777" w:rsidR="00F07212" w:rsidRDefault="0042037A">
            <w:pPr>
              <w:pStyle w:val="tablecopy"/>
              <w:jc w:val="right"/>
            </w:pPr>
            <w:r>
              <w:t>79</w:t>
            </w:r>
          </w:p>
        </w:tc>
        <w:tc>
          <w:tcPr>
            <w:tcW w:w="750" w:type="dxa"/>
            <w:vAlign w:val="center"/>
          </w:tcPr>
          <w:p w14:paraId="2EFBF8D6" w14:textId="77777777" w:rsidR="00F07212" w:rsidRDefault="0042037A">
            <w:pPr>
              <w:pStyle w:val="tablecopy"/>
              <w:jc w:val="right"/>
            </w:pPr>
            <w:r>
              <w:t>4693</w:t>
            </w:r>
          </w:p>
        </w:tc>
      </w:tr>
      <w:tr w:rsidR="00F07212" w14:paraId="696240BF" w14:textId="77777777">
        <w:trPr>
          <w:jc w:val="center"/>
        </w:trPr>
        <w:tc>
          <w:tcPr>
            <w:tcW w:w="1150" w:type="dxa"/>
            <w:vAlign w:val="center"/>
          </w:tcPr>
          <w:p w14:paraId="141101A9" w14:textId="77777777" w:rsidR="00F07212" w:rsidRDefault="0042037A">
            <w:pPr>
              <w:pStyle w:val="tablecopy"/>
              <w:jc w:val="left"/>
            </w:pPr>
            <w:r>
              <w:t>2-layer EMPC</w:t>
            </w:r>
          </w:p>
        </w:tc>
        <w:tc>
          <w:tcPr>
            <w:tcW w:w="800" w:type="dxa"/>
            <w:vAlign w:val="center"/>
          </w:tcPr>
          <w:p w14:paraId="6B797B05" w14:textId="77777777" w:rsidR="00F07212" w:rsidRDefault="0042037A">
            <w:pPr>
              <w:pStyle w:val="tablecopy"/>
              <w:jc w:val="left"/>
            </w:pPr>
            <w:r>
              <w:t>energy</w:t>
            </w:r>
          </w:p>
        </w:tc>
        <w:tc>
          <w:tcPr>
            <w:tcW w:w="690" w:type="dxa"/>
            <w:vAlign w:val="center"/>
          </w:tcPr>
          <w:p w14:paraId="2E716BB9" w14:textId="77777777" w:rsidR="00F07212" w:rsidRDefault="0042037A">
            <w:pPr>
              <w:pStyle w:val="tablecopy"/>
              <w:jc w:val="right"/>
            </w:pPr>
            <w:r>
              <w:t>19.64</w:t>
            </w:r>
          </w:p>
        </w:tc>
        <w:tc>
          <w:tcPr>
            <w:tcW w:w="640" w:type="dxa"/>
            <w:vAlign w:val="center"/>
          </w:tcPr>
          <w:p w14:paraId="503E6A41" w14:textId="77777777" w:rsidR="00F07212" w:rsidRDefault="0042037A">
            <w:pPr>
              <w:pStyle w:val="tablecopy"/>
              <w:jc w:val="right"/>
            </w:pPr>
            <w:r>
              <w:t>56.1</w:t>
            </w:r>
          </w:p>
        </w:tc>
        <w:tc>
          <w:tcPr>
            <w:tcW w:w="850" w:type="dxa"/>
            <w:vAlign w:val="center"/>
          </w:tcPr>
          <w:p w14:paraId="057F157C" w14:textId="77777777" w:rsidR="00F07212" w:rsidRDefault="0042037A">
            <w:pPr>
              <w:pStyle w:val="tablecopy"/>
              <w:jc w:val="right"/>
            </w:pPr>
            <w:r>
              <w:t>66</w:t>
            </w:r>
          </w:p>
        </w:tc>
        <w:tc>
          <w:tcPr>
            <w:tcW w:w="750" w:type="dxa"/>
            <w:vAlign w:val="center"/>
          </w:tcPr>
          <w:p w14:paraId="7767EFAA" w14:textId="77777777" w:rsidR="00F07212" w:rsidRDefault="0042037A">
            <w:pPr>
              <w:pStyle w:val="tablecopy"/>
              <w:jc w:val="right"/>
            </w:pPr>
            <w:r>
              <w:t>3919</w:t>
            </w:r>
          </w:p>
        </w:tc>
      </w:tr>
      <w:tr w:rsidR="00F07212" w14:paraId="7806FBDB" w14:textId="77777777">
        <w:trPr>
          <w:jc w:val="center"/>
        </w:trPr>
        <w:tc>
          <w:tcPr>
            <w:tcW w:w="1150" w:type="dxa"/>
            <w:vAlign w:val="center"/>
          </w:tcPr>
          <w:p w14:paraId="795AC01E" w14:textId="77777777" w:rsidR="00F07212" w:rsidRDefault="0042037A">
            <w:pPr>
              <w:pStyle w:val="tablecopy"/>
              <w:jc w:val="left"/>
            </w:pPr>
            <w:r>
              <w:t>2-layer EMPC</w:t>
            </w:r>
          </w:p>
        </w:tc>
        <w:tc>
          <w:tcPr>
            <w:tcW w:w="800" w:type="dxa"/>
            <w:vAlign w:val="center"/>
          </w:tcPr>
          <w:p w14:paraId="29892BD9" w14:textId="77777777" w:rsidR="00F07212" w:rsidRDefault="0042037A">
            <w:pPr>
              <w:pStyle w:val="tablecopy"/>
              <w:jc w:val="left"/>
            </w:pPr>
            <w:r>
              <w:t>profit</w:t>
            </w:r>
          </w:p>
        </w:tc>
        <w:tc>
          <w:tcPr>
            <w:tcW w:w="690" w:type="dxa"/>
            <w:vAlign w:val="center"/>
          </w:tcPr>
          <w:p w14:paraId="0E63DB82" w14:textId="77777777" w:rsidR="00F07212" w:rsidRDefault="0042037A">
            <w:pPr>
              <w:pStyle w:val="tablecopy"/>
              <w:jc w:val="right"/>
            </w:pPr>
            <w:r>
              <w:t>19.31</w:t>
            </w:r>
          </w:p>
        </w:tc>
        <w:tc>
          <w:tcPr>
            <w:tcW w:w="640" w:type="dxa"/>
            <w:vAlign w:val="center"/>
          </w:tcPr>
          <w:p w14:paraId="27E8BC21" w14:textId="77777777" w:rsidR="00F07212" w:rsidRDefault="0042037A">
            <w:pPr>
              <w:pStyle w:val="tablecopy"/>
              <w:jc w:val="right"/>
            </w:pPr>
            <w:r>
              <w:t>66.8</w:t>
            </w:r>
          </w:p>
        </w:tc>
        <w:tc>
          <w:tcPr>
            <w:tcW w:w="850" w:type="dxa"/>
            <w:vAlign w:val="center"/>
          </w:tcPr>
          <w:p w14:paraId="268616C8" w14:textId="77777777" w:rsidR="00F07212" w:rsidRDefault="0042037A">
            <w:pPr>
              <w:pStyle w:val="tablecopy"/>
              <w:jc w:val="right"/>
            </w:pPr>
            <w:r>
              <w:t>77</w:t>
            </w:r>
          </w:p>
        </w:tc>
        <w:tc>
          <w:tcPr>
            <w:tcW w:w="750" w:type="dxa"/>
            <w:vAlign w:val="center"/>
          </w:tcPr>
          <w:p w14:paraId="0124B381" w14:textId="77777777" w:rsidR="00F07212" w:rsidRDefault="0042037A">
            <w:pPr>
              <w:pStyle w:val="tablecopy"/>
              <w:jc w:val="right"/>
            </w:pPr>
            <w:r>
              <w:t>4663</w:t>
            </w:r>
          </w:p>
        </w:tc>
      </w:tr>
      <w:tr w:rsidR="00F07212" w14:paraId="52F18888" w14:textId="77777777">
        <w:trPr>
          <w:jc w:val="center"/>
        </w:trPr>
        <w:tc>
          <w:tcPr>
            <w:tcW w:w="1150" w:type="dxa"/>
            <w:vAlign w:val="center"/>
          </w:tcPr>
          <w:p w14:paraId="3EF8EFE7" w14:textId="77777777" w:rsidR="00F07212" w:rsidRDefault="0042037A">
            <w:pPr>
              <w:pStyle w:val="tablecopy"/>
              <w:jc w:val="left"/>
            </w:pPr>
            <w:r>
              <w:t>SSRTO+3PI</w:t>
            </w:r>
          </w:p>
        </w:tc>
        <w:tc>
          <w:tcPr>
            <w:tcW w:w="800" w:type="dxa"/>
            <w:vAlign w:val="center"/>
          </w:tcPr>
          <w:p w14:paraId="6F185325" w14:textId="77777777" w:rsidR="00F07212" w:rsidRDefault="0042037A">
            <w:pPr>
              <w:pStyle w:val="tablecopy"/>
              <w:jc w:val="left"/>
            </w:pPr>
            <w:r>
              <w:t>energy</w:t>
            </w:r>
          </w:p>
        </w:tc>
        <w:tc>
          <w:tcPr>
            <w:tcW w:w="690" w:type="dxa"/>
            <w:vAlign w:val="center"/>
          </w:tcPr>
          <w:p w14:paraId="133AB7AB" w14:textId="77777777" w:rsidR="00F07212" w:rsidRDefault="0042037A">
            <w:pPr>
              <w:pStyle w:val="tablecopy"/>
              <w:jc w:val="right"/>
            </w:pPr>
            <w:r>
              <w:t>19.65</w:t>
            </w:r>
          </w:p>
        </w:tc>
        <w:tc>
          <w:tcPr>
            <w:tcW w:w="640" w:type="dxa"/>
            <w:vAlign w:val="center"/>
          </w:tcPr>
          <w:p w14:paraId="4EA4CD19" w14:textId="77777777" w:rsidR="00F07212" w:rsidRDefault="0042037A">
            <w:pPr>
              <w:pStyle w:val="tablecopy"/>
              <w:jc w:val="right"/>
            </w:pPr>
            <w:r>
              <w:t>51.2</w:t>
            </w:r>
          </w:p>
        </w:tc>
        <w:tc>
          <w:tcPr>
            <w:tcW w:w="850" w:type="dxa"/>
            <w:vAlign w:val="center"/>
          </w:tcPr>
          <w:p w14:paraId="235D17D8" w14:textId="77777777" w:rsidR="00F07212" w:rsidRDefault="0042037A">
            <w:pPr>
              <w:pStyle w:val="tablecopy"/>
              <w:jc w:val="right"/>
            </w:pPr>
            <w:r>
              <w:t>60</w:t>
            </w:r>
          </w:p>
        </w:tc>
        <w:tc>
          <w:tcPr>
            <w:tcW w:w="750" w:type="dxa"/>
            <w:vAlign w:val="center"/>
          </w:tcPr>
          <w:p w14:paraId="45687231" w14:textId="77777777" w:rsidR="00F07212" w:rsidRDefault="0042037A">
            <w:pPr>
              <w:pStyle w:val="tablecopy"/>
              <w:jc w:val="right"/>
            </w:pPr>
            <w:r>
              <w:t>3571</w:t>
            </w:r>
          </w:p>
        </w:tc>
      </w:tr>
      <w:tr w:rsidR="00F07212" w14:paraId="082C4E79" w14:textId="77777777">
        <w:trPr>
          <w:jc w:val="center"/>
        </w:trPr>
        <w:tc>
          <w:tcPr>
            <w:tcW w:w="1150" w:type="dxa"/>
            <w:vAlign w:val="center"/>
          </w:tcPr>
          <w:p w14:paraId="170FB53B" w14:textId="77777777" w:rsidR="00F07212" w:rsidRDefault="0042037A">
            <w:pPr>
              <w:pStyle w:val="tablecopy"/>
              <w:jc w:val="left"/>
            </w:pPr>
            <w:r>
              <w:t>SSRTO+3PI</w:t>
            </w:r>
          </w:p>
        </w:tc>
        <w:tc>
          <w:tcPr>
            <w:tcW w:w="800" w:type="dxa"/>
            <w:vAlign w:val="center"/>
          </w:tcPr>
          <w:p w14:paraId="50A85A85" w14:textId="77777777" w:rsidR="00F07212" w:rsidRDefault="0042037A">
            <w:pPr>
              <w:pStyle w:val="tablecopy"/>
              <w:jc w:val="left"/>
            </w:pPr>
            <w:r>
              <w:t>profit</w:t>
            </w:r>
          </w:p>
        </w:tc>
        <w:tc>
          <w:tcPr>
            <w:tcW w:w="690" w:type="dxa"/>
            <w:vAlign w:val="center"/>
          </w:tcPr>
          <w:p w14:paraId="65A58219" w14:textId="77777777" w:rsidR="00F07212" w:rsidRDefault="0042037A">
            <w:pPr>
              <w:pStyle w:val="tablecopy"/>
              <w:jc w:val="right"/>
            </w:pPr>
            <w:r>
              <w:t>19.58</w:t>
            </w:r>
          </w:p>
        </w:tc>
        <w:tc>
          <w:tcPr>
            <w:tcW w:w="640" w:type="dxa"/>
            <w:vAlign w:val="center"/>
          </w:tcPr>
          <w:p w14:paraId="197CD47F" w14:textId="77777777" w:rsidR="00F07212" w:rsidRDefault="0042037A">
            <w:pPr>
              <w:pStyle w:val="tablecopy"/>
              <w:jc w:val="right"/>
            </w:pPr>
            <w:r>
              <w:t>66.3</w:t>
            </w:r>
          </w:p>
        </w:tc>
        <w:tc>
          <w:tcPr>
            <w:tcW w:w="850" w:type="dxa"/>
            <w:vAlign w:val="center"/>
          </w:tcPr>
          <w:p w14:paraId="64F0D6B0" w14:textId="77777777" w:rsidR="00F07212" w:rsidRDefault="0042037A">
            <w:pPr>
              <w:pStyle w:val="tablecopy"/>
              <w:jc w:val="right"/>
            </w:pPr>
            <w:r>
              <w:t>78</w:t>
            </w:r>
          </w:p>
        </w:tc>
        <w:tc>
          <w:tcPr>
            <w:tcW w:w="750" w:type="dxa"/>
            <w:vAlign w:val="center"/>
          </w:tcPr>
          <w:p w14:paraId="066913E1" w14:textId="77777777" w:rsidR="00F07212" w:rsidRDefault="0042037A">
            <w:pPr>
              <w:pStyle w:val="tablecopy"/>
              <w:jc w:val="right"/>
            </w:pPr>
            <w:r>
              <w:t>4626</w:t>
            </w:r>
          </w:p>
        </w:tc>
      </w:tr>
    </w:tbl>
    <w:p w14:paraId="26CB201F" w14:textId="77777777" w:rsidR="00F07212" w:rsidRDefault="00F07212">
      <w:pPr>
        <w:spacing w:after="120" w:line="14" w:lineRule="exact"/>
        <w:rPr>
          <w:sz w:val="2"/>
        </w:rPr>
      </w:pPr>
    </w:p>
    <w:p w14:paraId="599C0686" w14:textId="77777777" w:rsidR="00F07212" w:rsidRDefault="0042037A">
      <w:pPr>
        <w:pStyle w:val="Heading2"/>
      </w:pPr>
      <w:r>
        <w:t>The SEC cluster and its ore-hardness origin</w:t>
      </w:r>
    </w:p>
    <w:p w14:paraId="51B32489" w14:textId="77777777" w:rsidR="00F07212" w:rsidRDefault="0042037A">
      <w:pPr>
        <w:pStyle w:val="BodyText"/>
      </w:pPr>
      <w:r>
        <w:t>Table I and Fig. 4 give the central result. At the matched product-size floor, the six runs span only 19.31 to 19.65 kWh/t. That is a spread of under two percent across three architectures and two objectives. Fig. 3 adds that the specific energy of every run tracks the ore-hardness trajectory closely. SEC is flat through the ore holds. It rises and falls with the feed-size parameter through the ramps, with all three architectures moving together.</w:t>
      </w:r>
    </w:p>
    <w:p w14:paraId="608D7E26" w14:textId="77777777" w:rsidR="00F07212" w:rsidRDefault="0042037A">
      <w:pPr>
        <w:pStyle w:val="BodyText"/>
      </w:pPr>
      <w:r>
        <w:t xml:space="preserve">The model makes this connection explicit. Ore hardness enters the reduced-order model as </w:t>
      </w:r>
      <w:proofErr w:type="spellStart"/>
      <w:r>
        <w:rPr>
          <w:i/>
          <w:iCs/>
        </w:rPr>
        <w:t>φ</w:t>
      </w:r>
      <w:r>
        <w:rPr>
          <w:i/>
          <w:iCs/>
          <w:vertAlign w:val="subscript"/>
        </w:rPr>
        <w:t>f</w:t>
      </w:r>
      <w:proofErr w:type="spellEnd"/>
      <w:r>
        <w:t xml:space="preserve">, the power needed per tonne of new fines produced inside the mill, in kWh/t [1]. Specific energy is its operational counterpart in the same unit. SEC = </w:t>
      </w:r>
      <w:proofErr w:type="spellStart"/>
      <w:r>
        <w:rPr>
          <w:i/>
          <w:iCs/>
        </w:rPr>
        <w:t>P</w:t>
      </w:r>
      <w:r>
        <w:rPr>
          <w:vertAlign w:val="subscript"/>
        </w:rPr>
        <w:t>mill</w:t>
      </w:r>
      <w:proofErr w:type="spellEnd"/>
      <w:r>
        <w:t xml:space="preserve">/MFS is the energy spent per tonne of fresh feed processed. Fines production is driven by mill power through </w:t>
      </w:r>
      <w:proofErr w:type="spellStart"/>
      <w:r>
        <w:rPr>
          <w:i/>
          <w:iCs/>
        </w:rPr>
        <w:t>φ</w:t>
      </w:r>
      <w:r>
        <w:rPr>
          <w:i/>
          <w:iCs/>
          <w:vertAlign w:val="subscript"/>
        </w:rPr>
        <w:t>f</w:t>
      </w:r>
      <w:proofErr w:type="spellEnd"/>
      <w:r>
        <w:t xml:space="preserve">. A pinned product-size floor fixes the fraction of each feed tonne that must be ground to fines. SEC is therefore essentially a scaled copy of </w:t>
      </w:r>
      <w:proofErr w:type="spellStart"/>
      <w:r>
        <w:rPr>
          <w:i/>
          <w:iCs/>
        </w:rPr>
        <w:t>φ</w:t>
      </w:r>
      <w:r>
        <w:rPr>
          <w:i/>
          <w:iCs/>
          <w:vertAlign w:val="subscript"/>
        </w:rPr>
        <w:t>f</w:t>
      </w:r>
      <w:proofErr w:type="spellEnd"/>
      <w:r>
        <w:t xml:space="preserve"> (about 19.6 kWh/t against </w:t>
      </w:r>
      <w:proofErr w:type="spellStart"/>
      <w:r>
        <w:rPr>
          <w:i/>
          <w:iCs/>
        </w:rPr>
        <w:t>φ</w:t>
      </w:r>
      <w:r>
        <w:rPr>
          <w:i/>
          <w:iCs/>
          <w:vertAlign w:val="subscript"/>
        </w:rPr>
        <w:t>f</w:t>
      </w:r>
      <w:proofErr w:type="spellEnd"/>
      <w:r>
        <w:t xml:space="preserve"> ≈ 29.6 kWh/t here, the ratio reflecting the fines already present in the feed). The two quantities share one unit because they express the same underlying physics, the energy the ore requires at the demanded fineness. This is why every architecture returns nearly the same SEC under both objectives, energy and profit (revenue minus energy), and why the SEC trajectories in Fig. 3 follow the ore-hardness distribution so closely. Both objectives carry the energy term, and that term is what pushes SEC to its achievable minimum. An objective without an energy term would not settle at these values.</w:t>
      </w:r>
    </w:p>
    <w:p w14:paraId="2F2D649A" w14:textId="77777777" w:rsidR="00F07212" w:rsidRDefault="0042037A">
      <w:pPr>
        <w:pStyle w:val="BodyText"/>
      </w:pPr>
      <w:r>
        <w:t>The controllers differ only in how well they avoid wasting energy (over-grinding, poor set-point choices). None can grind below the energy the ore demands. The distribution of achievable SEC is therefore a property of the ore hardness distribution rather than of the supervisory architecture or the economic objective.</w:t>
      </w:r>
    </w:p>
    <w:p w14:paraId="7B7937E4" w14:textId="77777777" w:rsidR="00F07212" w:rsidRDefault="0042037A">
      <w:pPr>
        <w:pStyle w:val="BodyText"/>
      </w:pPr>
      <w:r>
        <w:t>One exception may apply to the SSRTO. Its set-points refresh only when the steady-state detector triggers. If the ore hardness trends strongly and rapidly in one direction without flattening, the detector cannot trigger, and the SSRTO result can differ significantly. The disturbance in Fig. 3 instead fluctuates inside a bounded band of 10 to 15 percent. The plant then keeps reaching steady states inside that band, and the held set-points stay reasonable even when the detector does not trigger. This can be why the SSRTO stays inside the two-percent cluster here.</w:t>
      </w:r>
    </w:p>
    <w:p w14:paraId="74621EC2" w14:textId="77777777" w:rsidR="00F07212" w:rsidRDefault="0042037A">
      <w:pPr>
        <w:pStyle w:val="Heading2"/>
      </w:pPr>
      <w:r>
        <w:t>Same limits, different operating points</w:t>
      </w:r>
    </w:p>
    <w:p w14:paraId="7342FF45" w14:textId="77777777" w:rsidR="00F07212" w:rsidRDefault="0042037A">
      <w:pPr>
        <w:pStyle w:val="BodyText"/>
      </w:pPr>
      <w:r>
        <w:t xml:space="preserve">The clustering does not mean the architectures behave identically. Under the energy objective the three architectures face the same feed-demand floor, product-size floor and </w:t>
      </w:r>
      <w:r>
        <w:lastRenderedPageBreak/>
        <w:t>objective function. They still settle at visibly different feeds of 59.4, 56.1 and 51.2 t/h for the single-layer, two-layer and SSRTO respectively (Fig. 4, right). Each optimiser allocates the remaining degrees of freedom (mill speed, cyclone feed, sump water) differently. The SSRTO in particular drifts to lower feed between its steady-state updates. Specific energy is the invariant. The operating point is not. Under the profit objective the picture collapses. All three lift feed to 66–67 t/h and mill speed to its bound, confirming the constraint-seeking behaviour of Section III-B. The profit proxies land within 1.4 percent of one another (4626 to 4693 $/h).</w:t>
      </w:r>
    </w:p>
    <w:p w14:paraId="6C47F193" w14:textId="77777777" w:rsidR="00F07212" w:rsidRDefault="0042037A">
      <w:pPr>
        <w:pStyle w:val="Heading2"/>
      </w:pPr>
      <w:r>
        <w:t>Profit versus energy</w:t>
      </w:r>
    </w:p>
    <w:p w14:paraId="1F0B89D1" w14:textId="77777777" w:rsidR="00F07212" w:rsidRDefault="0042037A">
      <w:pPr>
        <w:pStyle w:val="BodyText"/>
      </w:pPr>
      <w:r>
        <w:t>For each architecture the profit objective earns 13 to 29 percent more profit proxy than its energy twin. Essentially all of the gain comes from throughput. SEC changes by at most 0.33 kWh/t between the twins. The gain is largest for the SSRTO only because its energy run sits at the lowest feed. In other words, the profit objective adds tonnes by saturating feed and speed limits, while its energy half holds SEC at the same level as the energy runs. Which objective is appropriate therefore depends on whether the mill is the right place to decide throughput, which is the subject of the next section.</w:t>
      </w:r>
    </w:p>
    <w:p w14:paraId="18B2E2AE" w14:textId="77777777" w:rsidR="00F07212" w:rsidRDefault="0042037A">
      <w:pPr>
        <w:pStyle w:val="Heading2"/>
      </w:pPr>
      <w:r>
        <w:t>Secondary separations</w:t>
      </w:r>
    </w:p>
    <w:p w14:paraId="21AEF931" w14:textId="77777777" w:rsidR="00F07212" w:rsidRDefault="0042037A">
      <w:pPr>
        <w:pStyle w:val="BodyText"/>
      </w:pPr>
      <w:r>
        <w:t>The architectures do separate on non-economic metrics. The single-layer EMPC shows occasional bang-bang episodes (isolated SEC spikes in Fig. 3, roughly two percent of post-step intervals), inherited from its near-affine objective. Because its set-point refreshes only at steady-state detections, the SSRTO holds its product-size floor more loosely than the EMPCs between updates. The PI loops themselves behave exactly as designed. The two-layer EMPC shows neither behaviour and uses about a third less CPU time than the single-layer (Section VII-C). This combination, rather than any economic advantage, is why we carry it forward as the main candidate.</w:t>
      </w:r>
    </w:p>
    <w:p w14:paraId="509A8752" w14:textId="77777777" w:rsidR="00F07212" w:rsidRDefault="0042037A">
      <w:pPr>
        <w:pStyle w:val="Heading2"/>
      </w:pPr>
      <w:r>
        <w:t>Comparison with the HPGR circuit study</w:t>
      </w:r>
    </w:p>
    <w:p w14:paraId="5346294F" w14:textId="77777777" w:rsidR="00F07212" w:rsidRDefault="0042037A">
      <w:pPr>
        <w:pStyle w:val="BodyText"/>
      </w:pPr>
      <w:r>
        <w:t>Our results are consistent with the HPGR, ball mill and flotation study of Thivierge and co-authors [3]. They compared basic regulatory control (BRC), advanced regulatory control (ARC), a profit EMPC (EMPC1) and a power-penalised EMPC (EMPC2). Their ARC and EMPC1 performed identically because the economic optimum sits at the process constraints. We see the same mechanism under the profit objective (Section VI-B). Their EMPC2 reduced specific energy by only 0.4 to 2.9 percent relative to the profit optimum, at the cost of 3.6 to 3.9 percent of net value. Our energy-versus-profit twins show the same pattern (Section VI-C). Finally, our own excluded regulatory variants (Section IV) used significantly more energy, in line with their BRC result and with recent industrial experience [9].</w:t>
      </w:r>
    </w:p>
    <w:p w14:paraId="45AB9158" w14:textId="05F8C18B" w:rsidR="00F07212" w:rsidRDefault="0042037A">
      <w:pPr>
        <w:pStyle w:val="Heading1"/>
      </w:pPr>
      <w:proofErr w:type="spellStart"/>
      <w:r>
        <w:t>DiscussionS</w:t>
      </w:r>
      <w:proofErr w:type="spellEnd"/>
    </w:p>
    <w:p w14:paraId="61F3A80C" w14:textId="77777777" w:rsidR="00F07212" w:rsidRDefault="0042037A">
      <w:pPr>
        <w:pStyle w:val="Heading2"/>
      </w:pPr>
      <w:r>
        <w:t>Plant-level profit, mill-level energy, and their interface</w:t>
      </w:r>
    </w:p>
    <w:p w14:paraId="5B82AE59" w14:textId="77777777" w:rsidR="00F07212" w:rsidRDefault="0042037A">
      <w:pPr>
        <w:pStyle w:val="BodyText"/>
      </w:pPr>
      <w:r>
        <w:t>The results give an operational answer to the objective question. Profit optimisation is the natural plant-wide objective. Only at that level do the downstream circuits (flotation recovery, concentrate value, market prices) enter</w:t>
      </w:r>
      <w:del w:id="180" w:author="Batbold Sangi (v5)" w:date="2026-08-05T12:00:00Z" w16du:dateUtc="2026-08-05T04:00:00Z">
        <w:r>
          <w:delText>, and only there does Eq. (1) have its interior optimum</w:delText>
        </w:r>
      </w:del>
      <w:r>
        <w:t xml:space="preserve">. At the SAG level the same objective reduces to feed-and-speed saturation, </w:t>
      </w:r>
      <w:ins w:id="181" w:author="Batbold Sangi (v5)" w:date="2026-08-05T12:00:00Z" w16du:dateUtc="2026-08-05T04:00:00Z">
        <w:r>
          <w:t>which removes</w:t>
        </w:r>
      </w:ins>
      <w:del w:id="182" w:author="Batbold Sangi (v5)" w:date="2026-08-05T12:00:00Z" w16du:dateUtc="2026-08-05T04:00:00Z">
        <w:r>
          <w:delText>a standing choice that removes</w:delText>
        </w:r>
      </w:del>
      <w:r>
        <w:t xml:space="preserve"> every degree of freedom that could otherwise be used for efficiency or robustness. Energy minimisation, by contrast, is </w:t>
      </w:r>
      <w:r>
        <w:t>well posed at the mill. It has a defined task, to grind the demanded tonnes to the demanded fineness for the least energy. As Section VI shows, it concedes nothing in specific energy relative to the profit objective.</w:t>
      </w:r>
    </w:p>
    <w:p w14:paraId="3F676BF1" w14:textId="77777777" w:rsidR="00F07212" w:rsidRDefault="0042037A">
      <w:pPr>
        <w:pStyle w:val="BodyText"/>
      </w:pPr>
      <w:r>
        <w:t xml:space="preserve">Once quality is pinned, the achievable specific energy is set by the ore. The remaining economic decision is how many tonnes to </w:t>
      </w:r>
      <w:ins w:id="183" w:author="Batbold Sangi (v5)" w:date="2026-08-05T12:00:00Z" w16du:dateUtc="2026-08-05T04:00:00Z">
        <w:r>
          <w:t>process, and that decision</w:t>
        </w:r>
      </w:ins>
      <w:del w:id="184" w:author="Batbold Sangi (v5)" w:date="2026-08-05T12:00:00Z" w16du:dateUtc="2026-08-05T04:00:00Z">
        <w:r>
          <w:delText>process. That decision</w:delText>
        </w:r>
      </w:del>
      <w:r>
        <w:t xml:space="preserve"> belongs to the plant-wide layer. The two levels meet at a two-number interface.</w:t>
      </w:r>
      <w:del w:id="185" w:author="Batbold Sangi (v5)" w:date="2026-08-05T12:00:00Z" w16du:dateUtc="2026-08-05T04:00:00Z">
        <w:r>
          <w:delText xml:space="preserve"> It consists of a throughput demand TP</w:delText>
        </w:r>
        <w:r>
          <w:rPr>
            <w:vertAlign w:val="subscript"/>
          </w:rPr>
          <w:delText>dem</w:delText>
        </w:r>
        <w:r>
          <w:delText xml:space="preserve"> (a floor on MFS) and a product-size floor PSE</w:delText>
        </w:r>
        <w:r>
          <w:rPr>
            <w:vertAlign w:val="subscript"/>
          </w:rPr>
          <w:delText>min</w:delText>
        </w:r>
        <w:r>
          <w:delText>.</w:delText>
        </w:r>
      </w:del>
      <w:r>
        <w:t xml:space="preserve"> The plant-wide profit optimisation, which sees all circuits, decides the </w:t>
      </w:r>
      <w:ins w:id="186" w:author="Batbold Sangi (v5)" w:date="2026-08-05T12:00:00Z" w16du:dateUtc="2026-08-05T04:00:00Z">
        <w:r>
          <w:t xml:space="preserve">throughput demand </w:t>
        </w:r>
        <w:proofErr w:type="spellStart"/>
        <w:r>
          <w:t>TP</w:t>
        </w:r>
        <w:r>
          <w:rPr>
            <w:vertAlign w:val="subscript"/>
          </w:rPr>
          <w:t>dem</w:t>
        </w:r>
        <w:proofErr w:type="spellEnd"/>
        <w:r>
          <w:t>, a floor on MFS</w:t>
        </w:r>
      </w:ins>
      <w:del w:id="187" w:author="Batbold Sangi (v5)" w:date="2026-08-05T12:00:00Z" w16du:dateUtc="2026-08-05T04:00:00Z">
        <w:r>
          <w:delText>most profitable throughput and hands it down</w:delText>
        </w:r>
      </w:del>
      <w:r>
        <w:t>. The downstream circuits’ requirements set the product-size floor</w:t>
      </w:r>
      <w:ins w:id="188" w:author="Batbold Sangi (v5)" w:date="2026-08-05T12:00:00Z" w16du:dateUtc="2026-08-05T04:00:00Z">
        <w:r>
          <w:t xml:space="preserve"> </w:t>
        </w:r>
        <w:proofErr w:type="spellStart"/>
        <w:r>
          <w:t>PSE</w:t>
        </w:r>
        <w:r>
          <w:rPr>
            <w:vertAlign w:val="subscript"/>
          </w:rPr>
          <w:t>min</w:t>
        </w:r>
      </w:ins>
      <w:proofErr w:type="spellEnd"/>
      <w:r>
        <w:t>. Inside those limits the mill runs autonomously and never needs to maximise MFS directly.</w:t>
      </w:r>
      <w:del w:id="189" w:author="Batbold Sangi (v5)" w:date="2026-08-05T12:00:00Z" w16du:dateUtc="2026-08-05T04:00:00Z">
        <w:r>
          <w:delText xml:space="preserve"> The demand floor already encodes how many tonnes the plant wants.</w:delText>
        </w:r>
      </w:del>
      <w:r>
        <w:t xml:space="preserve"> Re-targeting the mill is a change of two numbers rather than a re-identification.</w:t>
      </w:r>
    </w:p>
    <w:p w14:paraId="7DA4CDB2" w14:textId="77777777" w:rsidR="00F07212" w:rsidRDefault="0042037A">
      <w:pPr>
        <w:pStyle w:val="BodyText"/>
      </w:pPr>
      <w:r>
        <w:t xml:space="preserve">The interface also carries a safety and flexibility argument. The mill works around the lower and safer limits rather than pushing to a maximum. The operator or the plant-wide layer can therefore derate it through the same knobs. Examples are capping MFS during downstream maintenance or during an electrical demand event. The controller then simply optimises energy inside the tighter envelope. A profit-maximising mill </w:t>
      </w:r>
      <w:ins w:id="190" w:author="Batbold Sangi (v5)" w:date="2026-08-05T12:00:00Z" w16du:dateUtc="2026-08-05T04:00:00Z">
        <w:r>
          <w:t>leaves no such flexibility. It holds the</w:t>
        </w:r>
      </w:ins>
      <w:del w:id="191" w:author="Batbold Sangi (v5)" w:date="2026-08-05T12:00:00Z" w16du:dateUtc="2026-08-05T04:00:00Z">
        <w:r>
          <w:delText>instead works at full speed. The</w:delText>
        </w:r>
      </w:del>
      <w:r>
        <w:t xml:space="preserve"> mill speed </w:t>
      </w:r>
      <w:proofErr w:type="spellStart"/>
      <w:r>
        <w:rPr>
          <w:i/>
          <w:iCs/>
        </w:rPr>
        <w:t>φ</w:t>
      </w:r>
      <w:r>
        <w:rPr>
          <w:i/>
          <w:iCs/>
          <w:vertAlign w:val="subscript"/>
        </w:rPr>
        <w:t>c</w:t>
      </w:r>
      <w:proofErr w:type="spellEnd"/>
      <w:r>
        <w:t xml:space="preserve"> </w:t>
      </w:r>
      <w:ins w:id="192" w:author="Batbold Sangi (v5)" w:date="2026-08-05T12:00:00Z" w16du:dateUtc="2026-08-05T04:00:00Z">
        <w:r>
          <w:t>at its maximum,</w:t>
        </w:r>
      </w:ins>
      <w:del w:id="193" w:author="Batbold Sangi (v5)" w:date="2026-08-05T12:00:00Z" w16du:dateUtc="2026-08-05T04:00:00Z">
        <w:r>
          <w:delText>reaches its maximum and stays there,</w:delText>
        </w:r>
      </w:del>
      <w:r>
        <w:t xml:space="preserve"> which is not a safe condition for continuous operation.</w:t>
      </w:r>
    </w:p>
    <w:p w14:paraId="36741B01" w14:textId="77777777" w:rsidR="00F07212" w:rsidRDefault="0042037A">
      <w:pPr>
        <w:pStyle w:val="Heading2"/>
      </w:pPr>
      <w:r>
        <w:t>Two-layer EMPC as the practical embodiment</w:t>
      </w:r>
    </w:p>
    <w:p w14:paraId="1F3CBA3A" w14:textId="77777777" w:rsidR="00F07212" w:rsidRDefault="0042037A">
      <w:pPr>
        <w:pStyle w:val="BodyText"/>
      </w:pPr>
      <w:r>
        <w:t xml:space="preserve">The two-layer EMPC splits the mill </w:t>
      </w:r>
      <w:ins w:id="194" w:author="Batbold Sangi (v5)" w:date="2026-08-05T12:00:00Z" w16du:dateUtc="2026-08-05T04:00:00Z">
        <w:r>
          <w:t>controller into</w:t>
        </w:r>
      </w:ins>
      <w:del w:id="195" w:author="Batbold Sangi (v5)" w:date="2026-08-05T12:00:00Z" w16du:dateUtc="2026-08-05T04:00:00Z">
        <w:r>
          <w:delText>controller itself into</w:delText>
        </w:r>
      </w:del>
      <w:r>
        <w:t xml:space="preserve"> two timescales. The slow upper layer solves the economic problem inside the interface </w:t>
      </w:r>
      <w:ins w:id="196" w:author="Batbold Sangi (v5)" w:date="2026-08-05T12:00:00Z" w16du:dateUtc="2026-08-05T04:00:00Z">
        <w:r>
          <w:t>limits, and the fast</w:t>
        </w:r>
      </w:ins>
      <w:del w:id="197" w:author="Batbold Sangi (v5)" w:date="2026-08-05T12:00:00Z" w16du:dateUtc="2026-08-05T04:00:00Z">
        <w:r>
          <w:delText>limits. The fast</w:delText>
        </w:r>
      </w:del>
      <w:r>
        <w:t xml:space="preserve"> lower layer tracks it. Our benchmark indicates this costs nothing measurable in specific energy relative to the single-layer ideal. It removes the bang-bang failure</w:t>
      </w:r>
      <w:ins w:id="198" w:author="Batbold Sangi (v5)" w:date="2026-08-05T12:00:00Z" w16du:dateUtc="2026-08-05T04:00:00Z">
        <w:r>
          <w:t xml:space="preserve"> mode and retains</w:t>
        </w:r>
      </w:ins>
      <w:del w:id="199" w:author="Batbold Sangi (v5)" w:date="2026-08-05T12:00:00Z" w16du:dateUtc="2026-08-05T04:00:00Z">
        <w:r>
          <w:delText xml:space="preserve"> mode, reduces computation by about a third, and retains</w:delText>
        </w:r>
      </w:del>
      <w:r>
        <w:t xml:space="preserve"> transient responsiveness that the classical SSRTO reference lacks. The SSRTO</w:t>
      </w:r>
      <w:ins w:id="200" w:author="Batbold Sangi (v5)" w:date="2026-08-05T12:00:00Z" w16du:dateUtc="2026-08-05T04:00:00Z">
        <w:r>
          <w:t>’s</w:t>
        </w:r>
      </w:ins>
      <w:del w:id="201" w:author="Batbold Sangi (v5)" w:date="2026-08-05T12:00:00Z" w16du:dateUtc="2026-08-05T04:00:00Z">
        <w:r>
          <w:delText xml:space="preserve"> remains attractive for its negligible computational cost. However, its</w:delText>
        </w:r>
      </w:del>
      <w:r>
        <w:t xml:space="preserve"> quality tracking between steady-state updates</w:t>
      </w:r>
      <w:ins w:id="202" w:author="Batbold Sangi (v5)" w:date="2026-08-05T12:00:00Z" w16du:dateUtc="2026-08-05T04:00:00Z">
        <w:r>
          <w:t>, however,</w:t>
        </w:r>
      </w:ins>
      <w:r>
        <w:t xml:space="preserve"> is loose.</w:t>
      </w:r>
      <w:del w:id="203" w:author="Batbold Sangi (v5)" w:date="2026-08-05T12:00:00Z" w16du:dateUtc="2026-08-05T04:00:00Z">
        <w:r>
          <w:delText xml:space="preserve"> This makes it the weakest of the three at holding the interface contract that the modular separation depends on.</w:delText>
        </w:r>
      </w:del>
    </w:p>
    <w:p w14:paraId="754A38BC" w14:textId="047F1386" w:rsidR="00FF3457" w:rsidRDefault="00BC0603">
      <w:pPr>
        <w:pStyle w:val="Heading2"/>
      </w:pPr>
      <w:r>
        <w:t>Computational challenge and load comparison</w:t>
      </w:r>
    </w:p>
    <w:p w14:paraId="2AB0DFE3" w14:textId="1ACBA2D5" w:rsidR="00B87F4A" w:rsidRDefault="00FA3069" w:rsidP="00B87F4A">
      <w:pPr>
        <w:pStyle w:val="BodyText"/>
      </w:pPr>
      <w:r>
        <w:rPr>
          <w:lang w:val="en-US"/>
        </w:rPr>
        <w:t xml:space="preserve">The main computational challenge is running a nonlinear economic </w:t>
      </w:r>
      <w:proofErr w:type="spellStart"/>
      <w:r>
        <w:rPr>
          <w:lang w:val="en-US"/>
        </w:rPr>
        <w:t>optimisation</w:t>
      </w:r>
      <w:proofErr w:type="spellEnd"/>
      <w:r>
        <w:rPr>
          <w:lang w:val="en-US"/>
        </w:rPr>
        <w:t xml:space="preserve"> in real time, every 30 s, for hundreds of hours. The resolution is to solve the expensive problem less often. The two-layer architecture re-solves the economic problem only about every ten minutes and leaves a cheap tracking problem at the fast clock.</w:t>
      </w:r>
    </w:p>
    <w:p w14:paraId="1DEC59D3" w14:textId="77777777" w:rsidR="00326F8E" w:rsidRPr="00584F2D" w:rsidRDefault="00326F8E">
      <w:pPr>
        <w:pStyle w:val="BodyText"/>
        <w:ind w:firstLine="0"/>
      </w:pPr>
      <w:proofErr w:type="gramStart"/>
      <w:r>
        <w:rPr>
          <w:lang w:val="en-US"/>
        </w:rPr>
        <w:t>The computational</w:t>
      </w:r>
      <w:proofErr w:type="gramEnd"/>
      <w:r>
        <w:rPr>
          <w:lang w:val="en-US"/>
        </w:rPr>
        <w:t xml:space="preserve"> loads themselves separate the architectures clearly. The </w:t>
      </w:r>
      <w:proofErr w:type="gramStart"/>
      <w:r>
        <w:rPr>
          <w:lang w:val="en-US"/>
        </w:rPr>
        <w:t>218 h</w:t>
      </w:r>
      <w:proofErr w:type="gramEnd"/>
      <w:r>
        <w:rPr>
          <w:lang w:val="en-US"/>
        </w:rPr>
        <w:t xml:space="preserve"> protocol has 26 160 control intervals of 30 s. The single-layer EMPC re-solves the full economic problem at every interval. It spent about 5.5 hours</w:t>
      </w:r>
      <w:del w:id="204" w:author="Batbold Sangi (v5)" w:date="2026-08-05T12:00:00Z" w16du:dateUtc="2026-08-05T04:00:00Z">
        <w:r>
          <w:rPr>
            <w:lang w:val="en-US"/>
          </w:rPr>
          <w:delText xml:space="preserve"> of wall-clock time</w:delText>
        </w:r>
      </w:del>
      <w:r>
        <w:rPr>
          <w:lang w:val="en-US"/>
        </w:rPr>
        <w:t xml:space="preserve"> in its solver. The two-</w:t>
      </w:r>
      <w:proofErr w:type="gramStart"/>
      <w:r>
        <w:rPr>
          <w:lang w:val="en-US"/>
        </w:rPr>
        <w:t>layer</w:t>
      </w:r>
      <w:proofErr w:type="gramEnd"/>
      <w:r>
        <w:rPr>
          <w:lang w:val="en-US"/>
        </w:rPr>
        <w:t xml:space="preserve"> spent about 3.7 hours. Its economic solve uses a longer prediction horizon, 4 h against the single-layer’s 30 minutes. The longer horizon is also one way to reduce the well-documented bang-bang issue [3], [6] (Section III). The SSRTO solves for a single steady-state operating point, with no prediction horizon, and only when steady state is detected. It </w:t>
      </w:r>
      <w:proofErr w:type="gramStart"/>
      <w:r>
        <w:rPr>
          <w:lang w:val="en-US"/>
        </w:rPr>
        <w:t>spent</w:t>
      </w:r>
      <w:proofErr w:type="gramEnd"/>
      <w:r>
        <w:rPr>
          <w:lang w:val="en-US"/>
        </w:rPr>
        <w:t xml:space="preserve"> about five minutes in total, two orders of magnitude less. All three are fast enough for real time on an </w:t>
      </w:r>
      <w:r>
        <w:rPr>
          <w:lang w:val="en-US"/>
        </w:rPr>
        <w:lastRenderedPageBreak/>
        <w:t xml:space="preserve">ordinary desktop </w:t>
      </w:r>
      <w:ins w:id="205" w:author="Batbold Sangi (v5)" w:date="2026-08-05T12:00:00Z" w16du:dateUtc="2026-08-05T04:00:00Z">
        <w:r>
          <w:t>computer, the slowest needing</w:t>
        </w:r>
      </w:ins>
      <w:del w:id="206" w:author="Batbold Sangi (v5)" w:date="2026-08-05T12:00:00Z" w16du:dateUtc="2026-08-05T04:00:00Z">
        <w:r>
          <w:rPr>
            <w:lang w:val="en-US"/>
          </w:rPr>
          <w:delText>computer. Even the slowest one needs</w:delText>
        </w:r>
      </w:del>
      <w:r>
        <w:rPr>
          <w:lang w:val="en-US"/>
        </w:rPr>
        <w:t xml:space="preserve"> less than one second of the 30 s between decisions.</w:t>
      </w:r>
      <w:del w:id="207" w:author="Batbold Sangi (v5)" w:date="2026-08-05T12:00:00Z" w16du:dateUtc="2026-08-05T04:00:00Z">
        <w:r>
          <w:rPr>
            <w:lang w:val="en-US"/>
          </w:rPr>
          <w:delText xml:space="preserve"> The architectures that compute less can spend the saving on a longer horizon, a more detailed model, or cheaper hardware.</w:delText>
        </w:r>
      </w:del>
      <w:r>
        <w:rPr>
          <w:lang w:val="en-US"/>
        </w:rPr>
        <w:t xml:space="preserve"> </w:t>
      </w:r>
    </w:p>
    <w:p w14:paraId="77C0F3C5" w14:textId="5EDBE46A" w:rsidR="00F07212" w:rsidRDefault="0042037A">
      <w:pPr>
        <w:pStyle w:val="Heading1"/>
      </w:pPr>
      <w:proofErr w:type="spellStart"/>
      <w:r>
        <w:t>ConclusionS</w:t>
      </w:r>
      <w:proofErr w:type="spellEnd"/>
    </w:p>
    <w:p w14:paraId="4054CF51" w14:textId="77777777" w:rsidR="00F07212" w:rsidRDefault="0042037A">
      <w:pPr>
        <w:pStyle w:val="BodyText"/>
      </w:pPr>
      <w:r>
        <w:t>On a single-stage SAG circuit with identical ore, estimator and constraints, we benchmarked three supervisory architectures under both candidate economic objectives. Two findings stand out.</w:t>
      </w:r>
    </w:p>
    <w:p w14:paraId="10A22EEB" w14:textId="77777777" w:rsidR="00F07212" w:rsidRDefault="0042037A">
      <w:pPr>
        <w:pStyle w:val="BodyText"/>
      </w:pPr>
      <w:r>
        <w:t>The first is the SEC similarity. Once every requirement is made identical, the specific energy of all six combinations converges to within about two percent and follows the ore-hardness disturbance. With a well-chosen optimisation, energy minimisation or a profit objective that includes the energy term, the controller reaches the achievable SEC. The SEC is directly correlated with the ore hardness. None of the controllers can grind below the energy the ore demands. The SEC distribution is therefore a property of the ore hardness distribution rather than of the supervisory architecture or the economic objective. The architectures still choose different operating points under identical limits, so the equivalence is in energy per tonne, not in behaviour.</w:t>
      </w:r>
    </w:p>
    <w:p w14:paraId="38EEB4B4" w14:textId="77777777" w:rsidR="00F07212" w:rsidRDefault="0042037A">
      <w:pPr>
        <w:pStyle w:val="BodyText"/>
      </w:pPr>
      <w:r>
        <w:t>The second is the choice between profit and energy optimisation. Profit maximisation does two things at once. It maximises throughput and minimises energy, which is why it too reaches the achievable SEC. Maximising throughput can be a good choice in some cases, for example when the mill is the plant bottleneck. In general it is bad practice. It holds feed and mill speed at their limits continuously. Liner and media wear grow steeply with speed, liner changes are long downtime events, and high speed at low charge throws balls directly onto the liners. Energy minimisation is the better objective for the SAG circuit. It also makes the mill completely modular. Once profit optimisation is removed, the SAG mill becomes independent of the other circuits and of the plant. Through the MFS and PSE interface it can be integrated into any plant and any circuit. A heat map of MFS, PSE and SEC, where SEC represents the ore hardness, defines the best working regions. Such maps summarise the dynamic model and can be used in complex plant-wide calculations.</w:t>
      </w:r>
    </w:p>
    <w:p w14:paraId="3897343C" w14:textId="77777777" w:rsidR="00F07212" w:rsidRDefault="0042037A">
      <w:pPr>
        <w:pStyle w:val="BodyText"/>
      </w:pPr>
      <w:r>
        <w:t>This suggests a direction for real-time optimisation practice. At the plant-wide level, economic calculations run together with planning and scheduling information, and steady-state calculations are the practical choice. At the circuit level, transient operation can be exploited through EMPC with an objective consistent with the plant objective. Forcing the same states and the same optimisation onto both levels can be bad practice. It is worth remembering that the classic SSRTO applies the steady-state assumption at both levels and waits too long for the plant to settle.</w:t>
      </w:r>
    </w:p>
    <w:p w14:paraId="45C48FF2" w14:textId="77777777" w:rsidR="00497610" w:rsidRDefault="00497610" w:rsidP="00CE32F6">
      <w:pPr>
        <w:pStyle w:val="BodyText"/>
      </w:pPr>
      <w:r>
        <w:t>This study is an early stage of an ongoing research program. We kept its scope deliberately small so that the comparison stayed clean.</w:t>
      </w:r>
      <w:del w:id="208" w:author="Batbold Sangi (v5)" w:date="2026-08-05T12:00:00Z" w16du:dateUtc="2026-08-05T04:00:00Z">
        <w:r>
          <w:delText xml:space="preserve"> All runs use one synthetic ore realisation, a single 218 h protocol, and fixed plant and economic parameters. Only the two ore hardness parameters vary.</w:delText>
        </w:r>
      </w:del>
      <w:r>
        <w:t xml:space="preserve"> Slowly varying effects such as liner wear are left for future work.</w:t>
      </w:r>
      <w:del w:id="209" w:author="Batbold Sangi (v5)" w:date="2026-08-05T12:00:00Z" w16du:dateUtc="2026-08-05T04:00:00Z">
        <w:r>
          <w:delText xml:space="preserve"> Efforts to obtain representative plant data are ongoing.</w:delText>
        </w:r>
      </w:del>
      <w:r>
        <w:t xml:space="preserve"> The next steps are to calibrate the model against historical operating data and to run longer, more varied scenarios so the architectures can be separated with statistical confidence.</w:t>
      </w:r>
    </w:p>
    <w:p w14:paraId="66768978" w14:textId="77777777" w:rsidR="00CE3E89" w:rsidRDefault="00CE3E89">
      <w:pPr>
        <w:pStyle w:val="BodyText"/>
      </w:pPr>
    </w:p>
    <w:p w14:paraId="0959ED93" w14:textId="216F4C08" w:rsidR="00F07212" w:rsidRDefault="0042037A">
      <w:pPr>
        <w:pStyle w:val="Heading5"/>
      </w:pPr>
      <w:proofErr w:type="spellStart"/>
      <w:r>
        <w:t>AcknowledgmentS</w:t>
      </w:r>
      <w:proofErr w:type="spellEnd"/>
    </w:p>
    <w:p w14:paraId="5AC7D548" w14:textId="5D536D53" w:rsidR="00971C87" w:rsidRDefault="0042037A">
      <w:pPr>
        <w:pStyle w:val="BodyText"/>
      </w:pPr>
      <w:r>
        <w:t>The authors would like to thank Curtin University for providing the John Curtin Graduate Research (JCGR) Scholarship (CMPRS) to the first author. This work is also enabled by the financial supports from Western Australian School of Mines and Resources Technology and Critical Minerals Trailblazer.</w:t>
      </w:r>
    </w:p>
    <w:p w14:paraId="2EBF7C1B" w14:textId="77777777" w:rsidR="00F07212" w:rsidRDefault="0042037A">
      <w:pPr>
        <w:pStyle w:val="Heading5"/>
      </w:pPr>
      <w:r>
        <w:t>References</w:t>
      </w:r>
    </w:p>
    <w:p w14:paraId="0308F65F" w14:textId="77777777" w:rsidR="00F07212" w:rsidRDefault="0042037A">
      <w:pPr>
        <w:pStyle w:val="references"/>
      </w:pPr>
      <w:r>
        <w:t xml:space="preserve">J. D. le Roux, I. K. Craig, D. G. Hulbert, and A. L. Hinde, “Analysis and validation of a run-of-mine ore grinding mill circuit model for process control,” </w:t>
      </w:r>
      <w:r>
        <w:rPr>
          <w:i/>
          <w:iCs/>
        </w:rPr>
        <w:t>Minerals Engineering</w:t>
      </w:r>
      <w:r>
        <w:t>, vol. 43–44, pp. 121–134, 2013.</w:t>
      </w:r>
    </w:p>
    <w:p w14:paraId="09E056D5" w14:textId="77777777" w:rsidR="00F07212" w:rsidRDefault="0042037A">
      <w:pPr>
        <w:pStyle w:val="references"/>
      </w:pPr>
      <w:r>
        <w:t xml:space="preserve">J. D. le Roux and I. K. Craig, “Plant-wide control framework for a grinding mill circuit,” </w:t>
      </w:r>
      <w:r>
        <w:rPr>
          <w:i/>
          <w:iCs/>
        </w:rPr>
        <w:t>Industrial and Engineering Chemistry Research</w:t>
      </w:r>
      <w:r>
        <w:t>, vol. 58, pp. 11585–11600, 2019.</w:t>
      </w:r>
    </w:p>
    <w:p w14:paraId="7E6FE552" w14:textId="77777777" w:rsidR="00F07212" w:rsidRDefault="0042037A">
      <w:pPr>
        <w:pStyle w:val="references"/>
      </w:pPr>
      <w:r>
        <w:t xml:space="preserve">A. Thivierge, J. Bouchard, and A. Desbiens, “Comparing economic model predictive control to basic and advanced regulatory control on a simulated HPGR, ball mill, and flotation circuit,” </w:t>
      </w:r>
      <w:r>
        <w:rPr>
          <w:i/>
          <w:iCs/>
        </w:rPr>
        <w:t>Journal of Process Control</w:t>
      </w:r>
      <w:r>
        <w:t>, vol. 122, pp. 159–171, 2023.</w:t>
      </w:r>
    </w:p>
    <w:p w14:paraId="25BD779D" w14:textId="77777777" w:rsidR="00F07212" w:rsidRDefault="0042037A">
      <w:pPr>
        <w:pStyle w:val="references"/>
      </w:pPr>
      <w:r>
        <w:t xml:space="preserve">J. D. le Roux and C. W. Steyn, “Validation of a dynamic non-linear grinding circuit model for process control,” </w:t>
      </w:r>
      <w:r>
        <w:rPr>
          <w:i/>
          <w:iCs/>
        </w:rPr>
        <w:t>Minerals Engineering</w:t>
      </w:r>
      <w:r>
        <w:t>, vol. 187, p. 107780, 2022.</w:t>
      </w:r>
    </w:p>
    <w:p w14:paraId="24C4E5C7" w14:textId="77777777" w:rsidR="00F07212" w:rsidRDefault="0042037A">
      <w:pPr>
        <w:pStyle w:val="references"/>
      </w:pPr>
      <w:r>
        <w:t xml:space="preserve">J. Matias, J. P. C. Oliveira, J. D. le Roux, and J. Jäschke, “Steady-state real-time optimization using transient measurements,” </w:t>
      </w:r>
      <w:r>
        <w:rPr>
          <w:i/>
          <w:iCs/>
        </w:rPr>
        <w:t>Journal of Process Control</w:t>
      </w:r>
      <w:r>
        <w:t>, vol. 115, pp. 181–196, 2022.</w:t>
      </w:r>
    </w:p>
    <w:p w14:paraId="30AFDBA2" w14:textId="77777777" w:rsidR="00F07212" w:rsidRDefault="0042037A">
      <w:pPr>
        <w:pStyle w:val="references"/>
      </w:pPr>
      <w:r>
        <w:t xml:space="preserve">M. Ellis, J. Liu, and P. D. </w:t>
      </w:r>
      <w:proofErr w:type="spellStart"/>
      <w:r>
        <w:t>Christofides</w:t>
      </w:r>
      <w:proofErr w:type="spellEnd"/>
      <w:r>
        <w:t xml:space="preserve">, </w:t>
      </w:r>
      <w:r>
        <w:rPr>
          <w:i/>
          <w:iCs/>
        </w:rPr>
        <w:t>Economic Model Predictive Control: Theory, Formulations and Chemical Process Applications</w:t>
      </w:r>
      <w:r>
        <w:t>. Springer, 2017.</w:t>
      </w:r>
    </w:p>
    <w:p w14:paraId="2853DD9A" w14:textId="77777777" w:rsidR="001C27FF" w:rsidRDefault="00000000">
      <w:pPr>
        <w:pStyle w:val="references"/>
      </w:pPr>
      <w:r>
        <w:t xml:space="preserve">T. Pinto, M. T. da Silva, G. V. Raffo, and T. A. M. </w:t>
      </w:r>
      <w:proofErr w:type="spellStart"/>
      <w:r>
        <w:t>Euzébio</w:t>
      </w:r>
      <w:proofErr w:type="spellEnd"/>
      <w:r>
        <w:t xml:space="preserve">, “Specific energy reduction in a semi-autogenous grinding mill circuit by an automatic control system,” </w:t>
      </w:r>
      <w:r>
        <w:rPr>
          <w:i/>
          <w:iCs/>
        </w:rPr>
        <w:t>Scientific Reports</w:t>
      </w:r>
      <w:r>
        <w:t>, vol. 15, 21398, 2025.</w:t>
      </w:r>
    </w:p>
    <w:p w14:paraId="346923E7" w14:textId="77777777" w:rsidR="001C27FF" w:rsidRDefault="00000000">
      <w:pPr>
        <w:pStyle w:val="references"/>
      </w:pPr>
      <w:r>
        <w:t xml:space="preserve">H. K. Mittermaier, J. D. le Roux, and I. K. Craig, “Model-plant mismatch diagnosis using plant model ratios for a grinding mill circuit under model predictive control,” </w:t>
      </w:r>
      <w:r>
        <w:rPr>
          <w:i/>
          <w:iCs/>
        </w:rPr>
        <w:t>Minerals Engineering</w:t>
      </w:r>
      <w:r>
        <w:t>, vol. 227, 109278, 2025.</w:t>
      </w:r>
    </w:p>
    <w:p w14:paraId="40932F48" w14:textId="77777777" w:rsidR="001C27FF" w:rsidRDefault="00000000">
      <w:pPr>
        <w:pStyle w:val="references"/>
      </w:pPr>
      <w:r>
        <w:t xml:space="preserve">P. K. Costa, P. N. Vaz, M. F. Calixto, D. S. Torga, M. G. </w:t>
      </w:r>
      <w:proofErr w:type="spellStart"/>
      <w:r>
        <w:t>Bergerman</w:t>
      </w:r>
      <w:proofErr w:type="spellEnd"/>
      <w:r>
        <w:t xml:space="preserve">, and H. </w:t>
      </w:r>
      <w:proofErr w:type="spellStart"/>
      <w:r>
        <w:t>Delboni</w:t>
      </w:r>
      <w:proofErr w:type="spellEnd"/>
      <w:r>
        <w:t xml:space="preserve"> Jr., “Performance assessments of an advanced control system in an iron ore industrial grinding circuit,” </w:t>
      </w:r>
      <w:r>
        <w:rPr>
          <w:i/>
          <w:iCs/>
        </w:rPr>
        <w:t>Minerals</w:t>
      </w:r>
      <w:r>
        <w:t>, vol. 15, no. 11, 1172, 2025.</w:t>
      </w:r>
    </w:p>
    <w:sectPr w:rsidR="001C27FF">
      <w:type w:val="continuous"/>
      <w:pgSz w:w="11906" w:h="16838"/>
      <w:pgMar w:top="1080" w:right="893" w:bottom="1440" w:left="893" w:header="0" w:footer="720" w:gutter="0"/>
      <w:cols w:num="2" w:space="36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5D639" w14:textId="77777777" w:rsidR="002E239D" w:rsidRDefault="002E239D">
      <w:r>
        <w:separator/>
      </w:r>
    </w:p>
  </w:endnote>
  <w:endnote w:type="continuationSeparator" w:id="0">
    <w:p w14:paraId="34CABFB5" w14:textId="77777777" w:rsidR="002E239D" w:rsidRDefault="002E2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altName w:val="Cambria"/>
    <w:panose1 w:val="00000000000000000000"/>
    <w:charset w:val="00"/>
    <w:family w:val="roman"/>
    <w:notTrueType/>
    <w:pitch w:val="default"/>
  </w:font>
  <w:font w:name="FreeSans">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32DB" w14:textId="77777777" w:rsidR="00F07212" w:rsidRDefault="00F072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DA50" w14:textId="77777777" w:rsidR="00F07212" w:rsidRDefault="00F072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2C12E" w14:textId="77777777" w:rsidR="00F07212" w:rsidRDefault="0042037A">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4647E" w14:textId="77777777" w:rsidR="002E239D" w:rsidRDefault="002E239D">
      <w:r>
        <w:separator/>
      </w:r>
    </w:p>
  </w:footnote>
  <w:footnote w:type="continuationSeparator" w:id="0">
    <w:p w14:paraId="53B275C7" w14:textId="77777777" w:rsidR="002E239D" w:rsidRDefault="002E23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D561D"/>
    <w:multiLevelType w:val="multilevel"/>
    <w:tmpl w:val="A5BEDD78"/>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C2E4902"/>
    <w:multiLevelType w:val="multilevel"/>
    <w:tmpl w:val="12EC6470"/>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EC44B4D"/>
    <w:multiLevelType w:val="multilevel"/>
    <w:tmpl w:val="2A16F354"/>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 w15:restartNumberingAfterBreak="0">
    <w:nsid w:val="34165D4F"/>
    <w:multiLevelType w:val="multilevel"/>
    <w:tmpl w:val="C722E7E0"/>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61195447"/>
    <w:multiLevelType w:val="multilevel"/>
    <w:tmpl w:val="DDEC3302"/>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1636"/>
        </w:tabs>
        <w:ind w:left="1564"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5" w15:restartNumberingAfterBreak="0">
    <w:nsid w:val="6A0872C2"/>
    <w:multiLevelType w:val="multilevel"/>
    <w:tmpl w:val="A9884690"/>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15:restartNumberingAfterBreak="0">
    <w:nsid w:val="7825704B"/>
    <w:multiLevelType w:val="multilevel"/>
    <w:tmpl w:val="62086806"/>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689597734">
    <w:abstractNumId w:val="4"/>
  </w:num>
  <w:num w:numId="2" w16cid:durableId="691763486">
    <w:abstractNumId w:val="3"/>
  </w:num>
  <w:num w:numId="3" w16cid:durableId="1940213776">
    <w:abstractNumId w:val="5"/>
  </w:num>
  <w:num w:numId="4" w16cid:durableId="1432821366">
    <w:abstractNumId w:val="2"/>
  </w:num>
  <w:num w:numId="5" w16cid:durableId="1523086879">
    <w:abstractNumId w:val="6"/>
  </w:num>
  <w:num w:numId="6" w16cid:durableId="1418864836">
    <w:abstractNumId w:val="0"/>
  </w:num>
  <w:num w:numId="7" w16cid:durableId="381751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trackRevisions/>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212"/>
    <w:rsid w:val="00067002"/>
    <w:rsid w:val="000829F0"/>
    <w:rsid w:val="000A5AAC"/>
    <w:rsid w:val="0016538B"/>
    <w:rsid w:val="001B2334"/>
    <w:rsid w:val="001B3A53"/>
    <w:rsid w:val="001C27FF"/>
    <w:rsid w:val="001F719D"/>
    <w:rsid w:val="00252DD7"/>
    <w:rsid w:val="002A7569"/>
    <w:rsid w:val="002B156A"/>
    <w:rsid w:val="002E239D"/>
    <w:rsid w:val="0031349C"/>
    <w:rsid w:val="00321269"/>
    <w:rsid w:val="00326F8E"/>
    <w:rsid w:val="00390D19"/>
    <w:rsid w:val="003B6A3F"/>
    <w:rsid w:val="003E495E"/>
    <w:rsid w:val="0042037A"/>
    <w:rsid w:val="00497610"/>
    <w:rsid w:val="004A6D3F"/>
    <w:rsid w:val="004B66EA"/>
    <w:rsid w:val="004D2A33"/>
    <w:rsid w:val="00527DBD"/>
    <w:rsid w:val="00584F2D"/>
    <w:rsid w:val="00651B3E"/>
    <w:rsid w:val="00670D90"/>
    <w:rsid w:val="007A3EF4"/>
    <w:rsid w:val="007C132D"/>
    <w:rsid w:val="007E5BF7"/>
    <w:rsid w:val="00875929"/>
    <w:rsid w:val="00886393"/>
    <w:rsid w:val="008E3F93"/>
    <w:rsid w:val="00961521"/>
    <w:rsid w:val="00971C87"/>
    <w:rsid w:val="00AA7592"/>
    <w:rsid w:val="00AB2355"/>
    <w:rsid w:val="00B05C61"/>
    <w:rsid w:val="00B831A6"/>
    <w:rsid w:val="00B87F4A"/>
    <w:rsid w:val="00BC0603"/>
    <w:rsid w:val="00CE32F6"/>
    <w:rsid w:val="00CE3E89"/>
    <w:rsid w:val="00D25F0B"/>
    <w:rsid w:val="00DD36E5"/>
    <w:rsid w:val="00DF6F97"/>
    <w:rsid w:val="00E42EFF"/>
    <w:rsid w:val="00F07212"/>
    <w:rsid w:val="00FA3069"/>
    <w:rsid w:val="00FA5A44"/>
    <w:rsid w:val="00FC19FE"/>
    <w:rsid w:val="00FF345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C00F7"/>
  <w15:docId w15:val="{09849FCF-C31C-4BF8-A31F-2D247EB9D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link w:val="Heading2Char"/>
    <w:qFormat/>
    <w:rsid w:val="00ED0149"/>
    <w:pPr>
      <w:keepNext/>
      <w:keepLines/>
      <w:numPr>
        <w:ilvl w:val="1"/>
        <w:numId w:val="1"/>
      </w:numPr>
      <w:tabs>
        <w:tab w:val="clear" w:pos="1636"/>
        <w:tab w:val="left" w:pos="288"/>
        <w:tab w:val="num" w:pos="360"/>
      </w:tabs>
      <w:spacing w:before="120" w:after="60"/>
      <w:ind w:left="288"/>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customStyle="1" w:styleId="FrameContents">
    <w:name w:val="Frame Contents"/>
    <w:basedOn w:val="Normal"/>
    <w:qFormat/>
  </w:style>
  <w:style w:type="paragraph" w:styleId="Revision">
    <w:name w:val="Revision"/>
    <w:hidden/>
    <w:uiPriority w:val="99"/>
    <w:semiHidden/>
    <w:rsid w:val="00390D19"/>
    <w:pPr>
      <w:suppressAutoHyphens w:val="0"/>
    </w:pPr>
  </w:style>
  <w:style w:type="character" w:styleId="CommentReference">
    <w:name w:val="annotation reference"/>
    <w:basedOn w:val="DefaultParagraphFont"/>
    <w:rsid w:val="007E5BF7"/>
    <w:rPr>
      <w:sz w:val="16"/>
      <w:szCs w:val="16"/>
    </w:rPr>
  </w:style>
  <w:style w:type="paragraph" w:styleId="CommentText">
    <w:name w:val="annotation text"/>
    <w:basedOn w:val="Normal"/>
    <w:link w:val="CommentTextChar"/>
    <w:rsid w:val="007E5BF7"/>
  </w:style>
  <w:style w:type="character" w:customStyle="1" w:styleId="CommentTextChar">
    <w:name w:val="Comment Text Char"/>
    <w:basedOn w:val="DefaultParagraphFont"/>
    <w:link w:val="CommentText"/>
    <w:rsid w:val="007E5BF7"/>
  </w:style>
  <w:style w:type="paragraph" w:styleId="CommentSubject">
    <w:name w:val="annotation subject"/>
    <w:basedOn w:val="CommentText"/>
    <w:next w:val="CommentText"/>
    <w:link w:val="CommentSubjectChar"/>
    <w:rsid w:val="007E5BF7"/>
    <w:rPr>
      <w:b/>
      <w:bCs/>
    </w:rPr>
  </w:style>
  <w:style w:type="character" w:customStyle="1" w:styleId="CommentSubjectChar">
    <w:name w:val="Comment Subject Char"/>
    <w:basedOn w:val="CommentTextChar"/>
    <w:link w:val="CommentSubject"/>
    <w:rsid w:val="007E5BF7"/>
    <w:rPr>
      <w:b/>
      <w:bCs/>
    </w:rPr>
  </w:style>
  <w:style w:type="character" w:customStyle="1" w:styleId="Heading2Char">
    <w:name w:val="Heading 2 Char"/>
    <w:basedOn w:val="DefaultParagraphFont"/>
    <w:link w:val="Heading2"/>
    <w:rsid w:val="008E3F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6</Pages>
  <Words>5162</Words>
  <Characters>29430</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AGUS</dc:creator>
  <cp:lastModifiedBy>Batbold Sangi (Student)</cp:lastModifiedBy>
  <cp:revision>41</cp:revision>
  <dcterms:created xsi:type="dcterms:W3CDTF">2026-07-27T12:29:00Z</dcterms:created>
  <dcterms:modified xsi:type="dcterms:W3CDTF">2026-08-05T10:04:00Z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dc:description/>
  <dc:language>en-US</dc:language>
  <cp:lastModifiedBy>Diana Romeo</cp:lastModifiedBy>
  <dcterms:modified xsi:type="dcterms:W3CDTF">2024-07-16T13:42:00Z</dcterms:modified>
  <cp:revision>2</cp:revision>
  <dc:subject/>
  <dc:title>Paper Title (use style: paper title)</dc:title>
</cp:coreProperties>
</file>